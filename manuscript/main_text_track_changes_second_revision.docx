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480" w:lineRule="auto"/>
        <w:rPr>
          <w:rFonts w:ascii="Source Sans Pro" w:cs="Source Sans Pro" w:eastAsia="Source Sans Pro" w:hAnsi="Source Sans Pro"/>
          <w:b w:val="1"/>
          <w:sz w:val="22"/>
          <w:szCs w:val="22"/>
        </w:rPr>
      </w:pPr>
      <w:bookmarkStart w:colFirst="0" w:colLast="0" w:name="_heading=h.gjdgxs" w:id="0"/>
      <w:bookmarkEnd w:id="0"/>
      <w:r w:rsidDel="00000000" w:rsidR="00000000" w:rsidRPr="00000000">
        <w:rPr>
          <w:rFonts w:ascii="Source Sans Pro" w:cs="Source Sans Pro" w:eastAsia="Source Sans Pro" w:hAnsi="Source Sans Pro"/>
          <w:b w:val="1"/>
          <w:sz w:val="22"/>
          <w:szCs w:val="22"/>
          <w:rtl w:val="0"/>
        </w:rPr>
        <w:t xml:space="preserve">Q</w:t>
      </w:r>
      <w:r w:rsidDel="00000000" w:rsidR="00000000" w:rsidRPr="00000000">
        <w:rPr>
          <w:rFonts w:ascii="Source Sans Pro" w:cs="Source Sans Pro" w:eastAsia="Source Sans Pro" w:hAnsi="Source Sans Pro"/>
          <w:b w:val="1"/>
          <w:sz w:val="22"/>
          <w:szCs w:val="22"/>
          <w:rtl w:val="0"/>
        </w:rPr>
        <w:t xml:space="preserve">uantifying degradation in animal acoustic signals with the R package baRulho</w:t>
      </w:r>
    </w:p>
    <w:p w:rsidR="00000000" w:rsidDel="00000000" w:rsidP="00000000" w:rsidRDefault="00000000" w:rsidRPr="00000000" w14:paraId="00000002">
      <w:pPr>
        <w:spacing w:line="480" w:lineRule="auto"/>
        <w:rPr>
          <w:rFonts w:ascii="Source Sans Pro" w:cs="Source Sans Pro" w:eastAsia="Source Sans Pro" w:hAnsi="Source Sans Pro"/>
          <w:b w:val="1"/>
        </w:rPr>
      </w:pPr>
      <w:bookmarkStart w:colFirst="0" w:colLast="0" w:name="_heading=h.30j0zll" w:id="1"/>
      <w:bookmarkEnd w:id="1"/>
      <w:r w:rsidDel="00000000" w:rsidR="00000000" w:rsidRPr="00000000">
        <w:rPr>
          <w:rFonts w:ascii="Source Sans Pro" w:cs="Source Sans Pro" w:eastAsia="Source Sans Pro" w:hAnsi="Source Sans Pro"/>
          <w:b w:val="1"/>
          <w:rtl w:val="0"/>
        </w:rPr>
        <w:t xml:space="preserve"> </w:t>
      </w:r>
    </w:p>
    <w:p w:rsidR="00000000" w:rsidDel="00000000" w:rsidP="00000000" w:rsidRDefault="00000000" w:rsidRPr="00000000" w14:paraId="00000003">
      <w:pPr>
        <w:spacing w:line="48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Abstract </w:t>
      </w:r>
    </w:p>
    <w:p w:rsidR="00000000" w:rsidDel="00000000" w:rsidP="00000000" w:rsidRDefault="00000000" w:rsidRPr="00000000" w14:paraId="00000004">
      <w:pPr>
        <w:spacing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 Animal acoustic signals are shaped by selection to convey information based on their tempo, intensity, and frequency. However, sound signals degrade as they transmit over space and across physical obstacles (e.g., vegetation or infrastructure), which affects communication potential. Therefore, propagation experiments are designed to quantify changes in signal structure in a given habitat by broadcasting and re-recording animal sounds at increasing distances.  </w:t>
      </w:r>
    </w:p>
    <w:p w:rsidR="00000000" w:rsidDel="00000000" w:rsidP="00000000" w:rsidRDefault="00000000" w:rsidRPr="00000000" w14:paraId="00000005">
      <w:pPr>
        <w:spacing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w:t>
      </w:r>
    </w:p>
    <w:p w:rsidR="00000000" w:rsidDel="00000000" w:rsidP="00000000" w:rsidRDefault="00000000" w:rsidRPr="00000000" w14:paraId="00000006">
      <w:pPr>
        <w:spacing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 We introduce ‘baRulho’, an R package designed to simplify the implementation of sound propagation experiments. We highlight the package features with a case study testing the effects of habitat and acoustic structure on signal propagation, two </w:t>
      </w:r>
      <w:sdt>
        <w:sdtPr>
          <w:tag w:val="goog_rdk_0"/>
        </w:sdtPr>
        <w:sdtContent>
          <w:del w:author="Erin" w:id="0" w:date="2024-09-30T13:38:56Z">
            <w:r w:rsidDel="00000000" w:rsidR="00000000" w:rsidRPr="00000000">
              <w:rPr>
                <w:rFonts w:ascii="Source Sans Pro" w:cs="Source Sans Pro" w:eastAsia="Source Sans Pro" w:hAnsi="Source Sans Pro"/>
                <w:rtl w:val="0"/>
              </w:rPr>
              <w:delText xml:space="preserve">of the most </w:delText>
            </w:r>
          </w:del>
        </w:sdtContent>
      </w:sdt>
      <w:r w:rsidDel="00000000" w:rsidR="00000000" w:rsidRPr="00000000">
        <w:rPr>
          <w:rFonts w:ascii="Source Sans Pro" w:cs="Source Sans Pro" w:eastAsia="Source Sans Pro" w:hAnsi="Source Sans Pro"/>
          <w:rtl w:val="0"/>
        </w:rPr>
        <w:t xml:space="preserve">common factors evaluated in such experiments.  Synthesized sounds that varied in frequency, duration, and frequency and amplitude modulation were broadcast and re-recorded at five increasing distances in open and closed understory at the Bosque de Tlalpan, Mexico City. With this data, we showcase baRulho’s functions to prepare master sound files, annotate re-recorded test sounds, as well as to calculate and visualize measures that quantify the degradation of acoustic signals in the time and frequency domain.</w:t>
      </w:r>
    </w:p>
    <w:p w:rsidR="00000000" w:rsidDel="00000000" w:rsidP="00000000" w:rsidRDefault="00000000" w:rsidRPr="00000000" w14:paraId="00000007">
      <w:pPr>
        <w:spacing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w:t>
      </w:r>
    </w:p>
    <w:p w:rsidR="00000000" w:rsidDel="00000000" w:rsidP="00000000" w:rsidRDefault="00000000" w:rsidRPr="00000000" w14:paraId="00000008">
      <w:pPr>
        <w:spacing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 Degradation measures in baRulho adequately quantified acoustic degradation, following </w:t>
      </w:r>
      <w:r w:rsidDel="00000000" w:rsidR="00000000" w:rsidRPr="00000000">
        <w:rPr>
          <w:rFonts w:ascii="Source Sans Pro" w:cs="Source Sans Pro" w:eastAsia="Source Sans Pro" w:hAnsi="Source Sans Pro"/>
          <w:rtl w:val="0"/>
        </w:rPr>
        <w:t xml:space="preserve">predicted patterns of sound propagation in natural environments. Re-recorded signals degraded less in open understory compared to closed understory, with higher-frequency sounds exhibiting more degradation. Furthermore, frequency modulated sounds degraded to a greater extent than pure tones. The increased attenuation and reverberation observed in higher frequency sounds and closed habitats suggest that factors such as absorption and scattering by vegetation play significant roles in propagation patterns.</w:t>
      </w:r>
    </w:p>
    <w:p w:rsidR="00000000" w:rsidDel="00000000" w:rsidP="00000000" w:rsidRDefault="00000000" w:rsidRPr="00000000" w14:paraId="00000009">
      <w:pPr>
        <w:spacing w:line="48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0A">
      <w:pPr>
        <w:spacing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 The R package ‘baRulho’ provides an open-source, user-friendly suite of tools designed to facilitate the analysis of animal sound degradation. Notably, baRulho offers similar results to other sound analysis software but with significantly reduced processing time. Moreover, the package minimizes the potential for user error through automated test file annotation and verification procedures. We hope that baRulho can help enhance accessibility to propagation experiments within the research community, ultimately contributing to a deeper understanding of the ecological drivers of animal communication systems.</w:t>
      </w:r>
    </w:p>
    <w:p w:rsidR="00000000" w:rsidDel="00000000" w:rsidP="00000000" w:rsidRDefault="00000000" w:rsidRPr="00000000" w14:paraId="0000000B">
      <w:pPr>
        <w:spacing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w:t>
      </w:r>
    </w:p>
    <w:p w:rsidR="00000000" w:rsidDel="00000000" w:rsidP="00000000" w:rsidRDefault="00000000" w:rsidRPr="00000000" w14:paraId="0000000C">
      <w:pPr>
        <w:spacing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Keywords: animal communication, attenuation, propagation, sound, acoustic adaptation, sound transmission</w:t>
      </w:r>
    </w:p>
    <w:p w:rsidR="00000000" w:rsidDel="00000000" w:rsidP="00000000" w:rsidRDefault="00000000" w:rsidRPr="00000000" w14:paraId="0000000D">
      <w:pPr>
        <w:spacing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w:t>
      </w:r>
    </w:p>
    <w:p w:rsidR="00000000" w:rsidDel="00000000" w:rsidP="00000000" w:rsidRDefault="00000000" w:rsidRPr="00000000" w14:paraId="0000000E">
      <w:pPr>
        <w:pStyle w:val="Heading1"/>
        <w:spacing w:line="480" w:lineRule="auto"/>
        <w:rPr>
          <w:rFonts w:ascii="Source Sans Pro" w:cs="Source Sans Pro" w:eastAsia="Source Sans Pro" w:hAnsi="Source Sans Pro"/>
          <w:b w:val="1"/>
          <w:sz w:val="22"/>
          <w:szCs w:val="22"/>
        </w:rPr>
      </w:pPr>
      <w:bookmarkStart w:colFirst="0" w:colLast="0" w:name="_heading=h.1fob9te" w:id="2"/>
      <w:bookmarkEnd w:id="2"/>
      <w:r w:rsidDel="00000000" w:rsidR="00000000" w:rsidRPr="00000000">
        <w:rPr>
          <w:rFonts w:ascii="Source Sans Pro" w:cs="Source Sans Pro" w:eastAsia="Source Sans Pro" w:hAnsi="Source Sans Pro"/>
          <w:b w:val="1"/>
          <w:sz w:val="22"/>
          <w:szCs w:val="22"/>
          <w:rtl w:val="0"/>
        </w:rPr>
        <w:t xml:space="preserve">1. Introduction</w:t>
      </w:r>
    </w:p>
    <w:p w:rsidR="00000000" w:rsidDel="00000000" w:rsidP="00000000" w:rsidRDefault="00000000" w:rsidRPr="00000000" w14:paraId="0000000F">
      <w:pPr>
        <w:spacing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Acoustic signals serve as a key means through which many animals convey information and navigate their social and ecological landscapes. Animal sounds are finely tuned by natural selection to maximize their effectiveness within specific ecological contexts (Bradbury &amp; Vehrencamp 2011). This selective process, which acts on acoustic signals, is closely linked to the propagation of sound through natural environments and the challenges it entails. Transmission in natural settings can substantially impact signal integrity, potentially affecting their likelihood of detection and the successful transfer of information (Morton 1975; Marten &amp; Marler 1977). As such, detailed insights into the complex interplay between animal acoustic signals and the environment are critical to further our understanding of the mechanistic basis in the evolution of acoustic communication (Endler 1992; Cardoso &amp; Price 2010; Tobias et al. 2010).</w:t>
      </w:r>
    </w:p>
    <w:p w:rsidR="00000000" w:rsidDel="00000000" w:rsidP="00000000" w:rsidRDefault="00000000" w:rsidRPr="00000000" w14:paraId="00000010">
      <w:pPr>
        <w:spacing w:line="480" w:lineRule="auto"/>
        <w:ind w:firstLine="72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Sound propagation experiments are a key tool to evaluate the interaction of signals with a callers’ natural environment. Propagation studies seek to test hypotheses related to the degradation of sounds over space in combination with environmental factors that may influence selection on signal form and function (Graham et al. 2017; Benedict et al. 2021). Typically, this is achieved by broadcasting and re-recording animal sounds or synthesized sounds at increasing distances. Next, changes to the structural components of sounds are quantified by measuring modification to the power distribution in time and frequency domains and on combined time-frequency representations of sound (reviewed by Hardt &amp; Benedict 2020). Such experiments have provided valuable insight into factors that affect signal propagation in natural environments. For instance, both habitat and acoustic structure can affect propagation in a significant manner (Kime et al. 2000; Apol et al. 2017; Wheeldon et al. 2022). In addition, other factors such as anthropogenic noise masking (Leader et al. 2005; LaZerte et al. 2015; Grabarczyk &amp; Gill 2020), </w:t>
      </w:r>
      <w:sdt>
        <w:sdtPr>
          <w:tag w:val="goog_rdk_1"/>
        </w:sdtPr>
        <w:sdtContent>
          <w:ins w:author="Marcelo Araya" w:id="1" w:date="2024-09-29T02:31:14Z">
            <w:r w:rsidDel="00000000" w:rsidR="00000000" w:rsidRPr="00000000">
              <w:rPr>
                <w:rFonts w:ascii="Source Sans Pro" w:cs="Source Sans Pro" w:eastAsia="Source Sans Pro" w:hAnsi="Source Sans Pro"/>
                <w:rtl w:val="0"/>
              </w:rPr>
              <w:t xml:space="preserve">the </w:t>
            </w:r>
            <w:r w:rsidDel="00000000" w:rsidR="00000000" w:rsidRPr="00000000">
              <w:rPr>
                <w:rFonts w:ascii="Source Sans Pro" w:cs="Source Sans Pro" w:eastAsia="Source Sans Pro" w:hAnsi="Source Sans Pro"/>
                <w:rtl w:val="0"/>
              </w:rPr>
              <w:t xml:space="preserve">height</w:t>
            </w:r>
            <w:r w:rsidDel="00000000" w:rsidR="00000000" w:rsidRPr="00000000">
              <w:rPr>
                <w:rFonts w:ascii="Source Sans Pro" w:cs="Source Sans Pro" w:eastAsia="Source Sans Pro" w:hAnsi="Source Sans Pro"/>
                <w:rtl w:val="0"/>
              </w:rPr>
              <w:t xml:space="preserve"> from the ground of both</w:t>
            </w:r>
            <w:r w:rsidDel="00000000" w:rsidR="00000000" w:rsidRPr="00000000">
              <w:rPr>
                <w:rFonts w:ascii="Source Sans Pro" w:cs="Source Sans Pro" w:eastAsia="Source Sans Pro" w:hAnsi="Source Sans Pro"/>
                <w:rtl w:val="0"/>
              </w:rPr>
              <w:t xml:space="preserve"> signalers and receivers</w:t>
            </w:r>
          </w:ins>
        </w:sdtContent>
      </w:sdt>
      <w:sdt>
        <w:sdtPr>
          <w:tag w:val="goog_rdk_2"/>
        </w:sdtPr>
        <w:sdtContent>
          <w:r w:rsidDel="00000000" w:rsidR="00000000" w:rsidRPr="00000000">
            <w:rPr>
              <w:rFonts w:ascii="Source Sans Pro" w:cs="Source Sans Pro" w:eastAsia="Source Sans Pro" w:hAnsi="Source Sans Pro"/>
              <w:rtl w:val="0"/>
              <w:rPrChange w:author="Marcelo Araya" w:id="2" w:date="2024-09-29T02:31:14Z">
                <w:rPr>
                  <w:rFonts w:ascii="Source Sans Pro" w:cs="Source Sans Pro" w:eastAsia="Source Sans Pro" w:hAnsi="Source Sans Pro"/>
                </w:rPr>
              </w:rPrChange>
            </w:rPr>
            <w:t xml:space="preserve">,</w:t>
          </w:r>
        </w:sdtContent>
      </w:sdt>
      <w:sdt>
        <w:sdtPr>
          <w:tag w:val="goog_rdk_3"/>
        </w:sdtPr>
        <w:sdtContent>
          <w:del w:author="Marcelo Araya" w:id="1" w:date="2024-09-29T02:31:14Z">
            <w:r w:rsidDel="00000000" w:rsidR="00000000" w:rsidRPr="00000000">
              <w:rPr>
                <w:rFonts w:ascii="Source Sans Pro" w:cs="Source Sans Pro" w:eastAsia="Source Sans Pro" w:hAnsi="Source Sans Pro"/>
                <w:rtl w:val="0"/>
              </w:rPr>
              <w:delText xml:space="preserve">distance</w:delText>
            </w:r>
            <w:r w:rsidDel="00000000" w:rsidR="00000000" w:rsidRPr="00000000">
              <w:rPr>
                <w:rFonts w:ascii="Source Sans Pro" w:cs="Source Sans Pro" w:eastAsia="Source Sans Pro" w:hAnsi="Source Sans Pro"/>
                <w:rtl w:val="0"/>
              </w:rPr>
              <w:delText xml:space="preserve"> of the signaler from the ground</w:delText>
            </w:r>
          </w:del>
        </w:sdtContent>
      </w:sdt>
      <w:r w:rsidDel="00000000" w:rsidR="00000000" w:rsidRPr="00000000">
        <w:rPr>
          <w:rFonts w:ascii="Source Sans Pro" w:cs="Source Sans Pro" w:eastAsia="Source Sans Pro" w:hAnsi="Source Sans Pro"/>
          <w:rtl w:val="0"/>
        </w:rPr>
        <w:t xml:space="preserve">, which leads to additional attenuation (</w:t>
      </w:r>
      <w:sdt>
        <w:sdtPr>
          <w:tag w:val="goog_rdk_4"/>
        </w:sdtPr>
        <w:sdtContent>
          <w:ins w:author="Marcelo Araya" w:id="3" w:date="2024-09-29T02:31:54Z">
            <w:r w:rsidDel="00000000" w:rsidR="00000000" w:rsidRPr="00000000">
              <w:rPr>
                <w:rFonts w:ascii="Source Sans Pro" w:cs="Source Sans Pro" w:eastAsia="Source Sans Pro" w:hAnsi="Source Sans Pro"/>
                <w:rtl w:val="0"/>
              </w:rPr>
              <w:t xml:space="preserve">Dabelsteen et al. 1993; </w:t>
            </w:r>
          </w:ins>
        </w:sdtContent>
      </w:sdt>
      <w:r w:rsidDel="00000000" w:rsidR="00000000" w:rsidRPr="00000000">
        <w:rPr>
          <w:rFonts w:ascii="Source Sans Pro" w:cs="Source Sans Pro" w:eastAsia="Source Sans Pro" w:hAnsi="Source Sans Pro"/>
          <w:rtl w:val="0"/>
        </w:rPr>
        <w:t xml:space="preserve">Balsby et al. 2003; Darden et al. 2008; Arasco et al. 2022), as well as ambient temperature, humidity, and wind speed (Bradbury &amp; Vehrencamp 2011), which also influence propagation patterns. </w:t>
      </w:r>
      <w:r w:rsidDel="00000000" w:rsidR="00000000" w:rsidRPr="00000000">
        <w:rPr>
          <w:rtl w:val="0"/>
        </w:rPr>
      </w:r>
    </w:p>
    <w:p w:rsidR="00000000" w:rsidDel="00000000" w:rsidP="00000000" w:rsidRDefault="00000000" w:rsidRPr="00000000" w14:paraId="00000011">
      <w:pPr>
        <w:spacing w:line="480" w:lineRule="auto"/>
        <w:ind w:firstLine="72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Conducting sound propagation experiments, however, can be challenging. Several steps are involved, such as careful formatting and manipulation of audio files, broadcasting and re-recording study signals in natural settings, annotation of re-recorded files, and quantification of degradation measures. These difficulties have likely contributed to the limited implementation of such experiments in animal communication research. Here, we introduce the R package ‘baRulho’ (Portuguese for ‘noise’), which is intended to facilitate animal sound propagation experiments and their subsequent analysis. The package offers tools to help researchers at each step of the process, from generating synthesized sounds and creating playback sound files, to streamlining annotation and measurement of sound degradation in re-recorded signals. We highlight package features with a case study testing the effects of habitat and signal structure on propagation properties using synthesized sounds. In addition, as proof of concept, we compared baRulho's output to that of Sigpro (Pedersen 1998), the most commonly used software for quantifying animal sound degradation.  </w:t>
      </w:r>
    </w:p>
    <w:p w:rsidR="00000000" w:rsidDel="00000000" w:rsidP="00000000" w:rsidRDefault="00000000" w:rsidRPr="00000000" w14:paraId="00000012">
      <w:pPr>
        <w:spacing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w:t>
      </w:r>
    </w:p>
    <w:p w:rsidR="00000000" w:rsidDel="00000000" w:rsidP="00000000" w:rsidRDefault="00000000" w:rsidRPr="00000000" w14:paraId="00000013">
      <w:pPr>
        <w:spacing w:line="48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2. Implementation of propagation experiments with baRulho</w:t>
      </w:r>
    </w:p>
    <w:p w:rsidR="00000000" w:rsidDel="00000000" w:rsidP="00000000" w:rsidRDefault="00000000" w:rsidRPr="00000000" w14:paraId="00000014">
      <w:pPr>
        <w:spacing w:line="480" w:lineRule="auto"/>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15">
      <w:pPr>
        <w:spacing w:line="480" w:lineRule="auto"/>
        <w:rPr>
          <w:rFonts w:ascii="Source Sans Pro" w:cs="Source Sans Pro" w:eastAsia="Source Sans Pro" w:hAnsi="Source Sans Pro"/>
        </w:rPr>
      </w:pPr>
      <w:sdt>
        <w:sdtPr>
          <w:tag w:val="goog_rdk_6"/>
        </w:sdtPr>
        <w:sdtContent>
          <w:ins w:author="Marcelo Araya" w:id="4" w:date="2024-10-02T12:53:32Z">
            <w:r w:rsidDel="00000000" w:rsidR="00000000" w:rsidRPr="00000000">
              <w:rPr>
                <w:rFonts w:ascii="Source Sans Pro" w:cs="Source Sans Pro" w:eastAsia="Source Sans Pro" w:hAnsi="Source Sans Pro"/>
                <w:b w:val="1"/>
                <w:rtl w:val="0"/>
              </w:rPr>
              <w:t xml:space="preserve">Sound propagation experiments follow a common experimental design in which model sounds that have been previously gathered and compiled into a single (master) sound file are broadcast and re-recorded at increasing distance on several transects (Morton, 1975; Dabelsteen et al. 1993). The location of the model sounds in the re-recorded files is then determined in order to quantify degradation. The latter is done by comparing against a reference sound file recorded at a short distance (usually 1m) from the speaker. The reference file also serves to account for any distortion coming from the playback equipment. </w:t>
            </w:r>
          </w:ins>
        </w:sdtContent>
      </w:sdt>
      <w:r w:rsidDel="00000000" w:rsidR="00000000" w:rsidRPr="00000000">
        <w:rPr>
          <w:rFonts w:ascii="Source Sans Pro" w:cs="Source Sans Pro" w:eastAsia="Source Sans Pro" w:hAnsi="Source Sans Pro"/>
          <w:rtl w:val="0"/>
        </w:rPr>
        <w:t xml:space="preserve">S</w:t>
      </w:r>
      <w:sdt>
        <w:sdtPr>
          <w:tag w:val="goog_rdk_7"/>
        </w:sdtPr>
        <w:sdtContent>
          <w:del w:author="Marcelo Araya" w:id="5" w:date="2024-09-28T23:04:28Z">
            <w:r w:rsidDel="00000000" w:rsidR="00000000" w:rsidRPr="00000000">
              <w:rPr>
                <w:rFonts w:ascii="Source Sans Pro" w:cs="Source Sans Pro" w:eastAsia="Source Sans Pro" w:hAnsi="Source Sans Pro"/>
                <w:rtl w:val="0"/>
              </w:rPr>
              <w:delText xml:space="preserve">ound propagation experiments often follow a common sequence of stages (Table 1). </w:delText>
            </w:r>
          </w:del>
        </w:sdtContent>
      </w:sdt>
      <w:sdt>
        <w:sdtPr>
          <w:tag w:val="goog_rdk_8"/>
        </w:sdtPr>
        <w:sdtContent>
          <w:ins w:author="Marcelo Araya" w:id="5" w:date="2024-09-28T23:04:28Z">
            <w:r w:rsidDel="00000000" w:rsidR="00000000" w:rsidRPr="00000000">
              <w:rPr>
                <w:rFonts w:ascii="Source Sans Pro" w:cs="Source Sans Pro" w:eastAsia="Source Sans Pro" w:hAnsi="Source Sans Pro"/>
                <w:rtl w:val="0"/>
              </w:rPr>
              <w:t xml:space="preserve"> </w:t>
            </w:r>
          </w:ins>
        </w:sdtContent>
      </w:sdt>
      <w:r w:rsidDel="00000000" w:rsidR="00000000" w:rsidRPr="00000000">
        <w:rPr>
          <w:rFonts w:ascii="Source Sans Pro" w:cs="Source Sans Pro" w:eastAsia="Source Sans Pro" w:hAnsi="Source Sans Pro"/>
          <w:rtl w:val="0"/>
        </w:rPr>
        <w:t xml:space="preserve">The baRulho package offers a variety of functions to assist users during most stages</w:t>
      </w:r>
      <w:sdt>
        <w:sdtPr>
          <w:tag w:val="goog_rdk_9"/>
        </w:sdtPr>
        <w:sdtContent>
          <w:ins w:author="Marcelo Araya" w:id="6" w:date="2024-09-28T23:05:25Z">
            <w:r w:rsidDel="00000000" w:rsidR="00000000" w:rsidRPr="00000000">
              <w:rPr>
                <w:rFonts w:ascii="Source Sans Pro" w:cs="Source Sans Pro" w:eastAsia="Source Sans Pro" w:hAnsi="Source Sans Pro"/>
                <w:rtl w:val="0"/>
              </w:rPr>
              <w:t xml:space="preserve"> of the experiments (Table 1)</w:t>
            </w:r>
          </w:ins>
        </w:sdtContent>
      </w:sdt>
      <w:r w:rsidDel="00000000" w:rsidR="00000000" w:rsidRPr="00000000">
        <w:rPr>
          <w:rFonts w:ascii="Source Sans Pro" w:cs="Source Sans Pro" w:eastAsia="Source Sans Pro" w:hAnsi="Source Sans Pro"/>
          <w:rtl w:val="0"/>
        </w:rPr>
        <w:t xml:space="preserve">. We showcase the package in an analysis workflow with our case study testing the effects of habitat and acoustic signal structure on sound propagation.  </w:t>
      </w:r>
    </w:p>
    <w:p w:rsidR="00000000" w:rsidDel="00000000" w:rsidP="00000000" w:rsidRDefault="00000000" w:rsidRPr="00000000" w14:paraId="00000016">
      <w:pPr>
        <w:spacing w:line="48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17">
      <w:pPr>
        <w:spacing w:line="48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18">
      <w:pPr>
        <w:spacing w:line="480" w:lineRule="auto"/>
        <w:rPr>
          <w:rFonts w:ascii="Source Sans Pro" w:cs="Source Sans Pro" w:eastAsia="Source Sans Pro" w:hAnsi="Source Sans Pro"/>
          <w:i w:val="1"/>
        </w:rPr>
      </w:pPr>
      <w:r w:rsidDel="00000000" w:rsidR="00000000" w:rsidRPr="00000000">
        <w:rPr>
          <w:rFonts w:ascii="Source Sans Pro" w:cs="Source Sans Pro" w:eastAsia="Source Sans Pro" w:hAnsi="Source Sans Pro"/>
          <w:i w:val="1"/>
          <w:rtl w:val="0"/>
        </w:rPr>
        <w:t xml:space="preserve">Table 1. Common steps in sound propagation experiments and associated functions in the baRulho </w:t>
      </w:r>
      <w:r w:rsidDel="00000000" w:rsidR="00000000" w:rsidRPr="00000000">
        <w:rPr>
          <w:rFonts w:ascii="Source Sans Pro" w:cs="Source Sans Pro" w:eastAsia="Source Sans Pro" w:hAnsi="Source Sans Pro"/>
          <w:i w:val="1"/>
          <w:rtl w:val="0"/>
        </w:rPr>
        <w:t xml:space="preserve">package. For functions that compute degradation measures, which are listed under the ‘Quantify degradation’ stage, the “Description” field includes an explanation of the computed measure as well as selected citations to studies that employ the measure. Model sounds: sound in which degradation will be measured, usually found in the original field recordings or synthesized sound files. Reference sounds: sounds to use as a template to compare against for measuring degradation (typically re-recorded at 1 m). Test sounds: sounds re-recorded during playback experiments. </w:t>
      </w:r>
    </w:p>
    <w:sdt>
      <w:sdtPr>
        <w:tag w:val="goog_rdk_12"/>
      </w:sdtPr>
      <w:sdtContent>
        <w:p w:rsidR="00000000" w:rsidDel="00000000" w:rsidP="00000000" w:rsidRDefault="00000000" w:rsidRPr="00000000" w14:paraId="00000019">
          <w:pPr>
            <w:rPr>
              <w:ins w:author="Marcelo Araya" w:id="7" w:date="2024-10-02T12:58:28Z"/>
              <w:rFonts w:ascii="Source Sans Pro" w:cs="Source Sans Pro" w:eastAsia="Source Sans Pro" w:hAnsi="Source Sans Pro"/>
              <w:i w:val="1"/>
            </w:rPr>
          </w:pPr>
          <w:sdt>
            <w:sdtPr>
              <w:tag w:val="goog_rdk_11"/>
            </w:sdtPr>
            <w:sdtContent>
              <w:ins w:author="Marcelo Araya" w:id="7" w:date="2024-10-02T12:58:28Z">
                <w:r w:rsidDel="00000000" w:rsidR="00000000" w:rsidRPr="00000000">
                  <w:rPr>
                    <w:rtl w:val="0"/>
                  </w:rPr>
                </w:r>
              </w:ins>
            </w:sdtContent>
          </w:sdt>
        </w:p>
      </w:sdtContent>
    </w:sdt>
    <w:sdt>
      <w:sdtPr>
        <w:tag w:val="goog_rdk_14"/>
      </w:sdtPr>
      <w:sdtContent>
        <w:p w:rsidR="00000000" w:rsidDel="00000000" w:rsidP="00000000" w:rsidRDefault="00000000" w:rsidRPr="00000000" w14:paraId="0000001A">
          <w:pPr>
            <w:rPr>
              <w:ins w:author="Marcelo Araya" w:id="7" w:date="2024-10-02T12:58:28Z"/>
              <w:rFonts w:ascii="Source Sans Pro" w:cs="Source Sans Pro" w:eastAsia="Source Sans Pro" w:hAnsi="Source Sans Pro"/>
              <w:i w:val="1"/>
            </w:rPr>
          </w:pPr>
          <w:sdt>
            <w:sdtPr>
              <w:tag w:val="goog_rdk_13"/>
            </w:sdtPr>
            <w:sdtContent>
              <w:ins w:author="Marcelo Araya" w:id="7" w:date="2024-10-02T12:58:28Z">
                <w:r w:rsidDel="00000000" w:rsidR="00000000" w:rsidRPr="00000000">
                  <w:rPr>
                    <w:rtl w:val="0"/>
                  </w:rPr>
                </w:r>
              </w:ins>
            </w:sdtContent>
          </w:sdt>
        </w:p>
      </w:sdtContent>
    </w:sdt>
    <w:p w:rsidR="00000000" w:rsidDel="00000000" w:rsidP="00000000" w:rsidRDefault="00000000" w:rsidRPr="00000000" w14:paraId="0000001B">
      <w:pPr>
        <w:rPr>
          <w:rFonts w:ascii="Source Sans Pro" w:cs="Source Sans Pro" w:eastAsia="Source Sans Pro" w:hAnsi="Source Sans Pro"/>
          <w:i w:val="1"/>
        </w:rPr>
      </w:pPr>
      <w:r w:rsidDel="00000000" w:rsidR="00000000" w:rsidRPr="00000000">
        <w:rPr>
          <w:rtl w:val="0"/>
        </w:rPr>
      </w:r>
    </w:p>
    <w:tbl>
      <w:tblPr>
        <w:tblStyle w:val="Table1"/>
        <w:tblW w:w="103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365"/>
        <w:gridCol w:w="2070"/>
        <w:gridCol w:w="6885"/>
        <w:tblGridChange w:id="0">
          <w:tblGrid>
            <w:gridCol w:w="1365"/>
            <w:gridCol w:w="2070"/>
            <w:gridCol w:w="6885"/>
          </w:tblGrid>
        </w:tblGridChange>
      </w:tblGrid>
      <w:tr>
        <w:trPr>
          <w:cantSplit w:val="0"/>
          <w:tblHeader w:val="0"/>
        </w:trPr>
        <w:tc>
          <w:tcPr>
            <w:shd w:fill="cccccc" w:val="clear"/>
            <w:tcMar>
              <w:top w:w="100.0" w:type="dxa"/>
              <w:left w:w="100.0" w:type="dxa"/>
              <w:bottom w:w="100.0" w:type="dxa"/>
              <w:right w:w="100.0" w:type="dxa"/>
            </w:tcMar>
          </w:tcPr>
          <w:p w:rsidR="00000000" w:rsidDel="00000000" w:rsidP="00000000" w:rsidRDefault="00000000" w:rsidRPr="00000000" w14:paraId="0000001C">
            <w:pPr>
              <w:widowControl w:val="0"/>
              <w:spacing w:line="240" w:lineRule="auto"/>
              <w:jc w:val="center"/>
              <w:rPr>
                <w:rFonts w:ascii="Source Sans Pro" w:cs="Source Sans Pro" w:eastAsia="Source Sans Pro" w:hAnsi="Source Sans Pro"/>
                <w:b w:val="1"/>
                <w:sz w:val="18"/>
                <w:szCs w:val="18"/>
              </w:rPr>
            </w:pPr>
            <w:r w:rsidDel="00000000" w:rsidR="00000000" w:rsidRPr="00000000">
              <w:rPr>
                <w:rFonts w:ascii="Source Sans Pro" w:cs="Source Sans Pro" w:eastAsia="Source Sans Pro" w:hAnsi="Source Sans Pro"/>
                <w:b w:val="1"/>
                <w:sz w:val="18"/>
                <w:szCs w:val="18"/>
                <w:rtl w:val="0"/>
              </w:rPr>
              <w:t xml:space="preserve">Experimental stage</w:t>
            </w:r>
          </w:p>
        </w:tc>
        <w:tc>
          <w:tcPr>
            <w:shd w:fill="cccccc" w:val="clear"/>
            <w:tcMar>
              <w:top w:w="100.0" w:type="dxa"/>
              <w:left w:w="100.0" w:type="dxa"/>
              <w:bottom w:w="100.0" w:type="dxa"/>
              <w:right w:w="100.0" w:type="dxa"/>
            </w:tcMar>
          </w:tcPr>
          <w:p w:rsidR="00000000" w:rsidDel="00000000" w:rsidP="00000000" w:rsidRDefault="00000000" w:rsidRPr="00000000" w14:paraId="0000001D">
            <w:pPr>
              <w:widowControl w:val="0"/>
              <w:spacing w:line="240" w:lineRule="auto"/>
              <w:jc w:val="center"/>
              <w:rPr>
                <w:rFonts w:ascii="Source Sans Pro" w:cs="Source Sans Pro" w:eastAsia="Source Sans Pro" w:hAnsi="Source Sans Pro"/>
                <w:b w:val="1"/>
                <w:sz w:val="18"/>
                <w:szCs w:val="18"/>
              </w:rPr>
            </w:pPr>
            <w:r w:rsidDel="00000000" w:rsidR="00000000" w:rsidRPr="00000000">
              <w:rPr>
                <w:rFonts w:ascii="Source Sans Pro" w:cs="Source Sans Pro" w:eastAsia="Source Sans Pro" w:hAnsi="Source Sans Pro"/>
                <w:b w:val="1"/>
                <w:sz w:val="18"/>
                <w:szCs w:val="18"/>
                <w:rtl w:val="0"/>
              </w:rPr>
              <w:t xml:space="preserve">Function</w:t>
            </w:r>
          </w:p>
        </w:tc>
        <w:tc>
          <w:tcPr>
            <w:shd w:fill="cccccc" w:val="clear"/>
            <w:tcMar>
              <w:top w:w="100.0" w:type="dxa"/>
              <w:left w:w="100.0" w:type="dxa"/>
              <w:bottom w:w="100.0" w:type="dxa"/>
              <w:right w:w="100.0" w:type="dxa"/>
            </w:tcMar>
          </w:tcPr>
          <w:p w:rsidR="00000000" w:rsidDel="00000000" w:rsidP="00000000" w:rsidRDefault="00000000" w:rsidRPr="00000000" w14:paraId="0000001E">
            <w:pPr>
              <w:widowControl w:val="0"/>
              <w:spacing w:line="240" w:lineRule="auto"/>
              <w:jc w:val="center"/>
              <w:rPr>
                <w:rFonts w:ascii="Source Sans Pro" w:cs="Source Sans Pro" w:eastAsia="Source Sans Pro" w:hAnsi="Source Sans Pro"/>
                <w:b w:val="1"/>
                <w:sz w:val="18"/>
                <w:szCs w:val="18"/>
              </w:rPr>
            </w:pPr>
            <w:r w:rsidDel="00000000" w:rsidR="00000000" w:rsidRPr="00000000">
              <w:rPr>
                <w:rFonts w:ascii="Source Sans Pro" w:cs="Source Sans Pro" w:eastAsia="Source Sans Pro" w:hAnsi="Source Sans Pro"/>
                <w:b w:val="1"/>
                <w:sz w:val="18"/>
                <w:szCs w:val="18"/>
                <w:rtl w:val="0"/>
              </w:rPr>
              <w:t xml:space="preserve">Description</w:t>
            </w:r>
          </w:p>
        </w:tc>
      </w:tr>
      <w:tr>
        <w:trPr>
          <w:cantSplit w:val="0"/>
          <w:tblHeader w:val="0"/>
        </w:trPr>
        <w:tc>
          <w:tcPr>
            <w:shd w:fill="f3f3f3" w:val="clear"/>
            <w:tcMar>
              <w:top w:w="100.0" w:type="dxa"/>
              <w:left w:w="100.0" w:type="dxa"/>
              <w:bottom w:w="100.0" w:type="dxa"/>
              <w:right w:w="100.0" w:type="dxa"/>
            </w:tcMar>
          </w:tcPr>
          <w:p w:rsidR="00000000" w:rsidDel="00000000" w:rsidP="00000000" w:rsidRDefault="00000000" w:rsidRPr="00000000" w14:paraId="0000001F">
            <w:pPr>
              <w:widowControl w:val="0"/>
              <w:spacing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Obtain signals / Synthesize sounds</w:t>
            </w:r>
          </w:p>
        </w:tc>
        <w:tc>
          <w:tcPr>
            <w:shd w:fill="f3f3f3" w:val="clear"/>
            <w:tcMar>
              <w:top w:w="100.0" w:type="dxa"/>
              <w:left w:w="100.0" w:type="dxa"/>
              <w:bottom w:w="100.0" w:type="dxa"/>
              <w:right w:w="100.0" w:type="dxa"/>
            </w:tcMar>
          </w:tcPr>
          <w:p w:rsidR="00000000" w:rsidDel="00000000" w:rsidP="00000000" w:rsidRDefault="00000000" w:rsidRPr="00000000" w14:paraId="00000020">
            <w:pPr>
              <w:widowControl w:val="0"/>
              <w:spacing w:line="240" w:lineRule="auto"/>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synth_sounds</w:t>
            </w:r>
            <w:sdt>
              <w:sdtPr>
                <w:tag w:val="goog_rdk_15"/>
              </w:sdtPr>
              <w:sdtContent>
                <w:del w:author="Marcelo Araya" w:id="8" w:date="2024-09-30T01:35:55Z">
                  <w:r w:rsidDel="00000000" w:rsidR="00000000" w:rsidRPr="00000000">
                    <w:rPr>
                      <w:rFonts w:ascii="Source Sans Pro" w:cs="Source Sans Pro" w:eastAsia="Source Sans Pro" w:hAnsi="Source Sans Pro"/>
                      <w:i w:val="1"/>
                      <w:sz w:val="18"/>
                      <w:szCs w:val="18"/>
                      <w:rtl w:val="0"/>
                    </w:rPr>
                    <w:delText xml:space="preserve">()</w:delText>
                  </w:r>
                </w:del>
              </w:sdtContent>
            </w:sdt>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021">
            <w:pPr>
              <w:widowControl w:val="0"/>
              <w:spacing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Creates synthesized sounds that can be used for playback experiments. Can add variation to signal structure in five features: frequency, duration, harmonic structure, frequency modulation, and amplitude modulation.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2">
            <w:pPr>
              <w:widowControl w:val="0"/>
              <w:spacing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Create master sound file for playback</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spacing w:line="240" w:lineRule="auto"/>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master_sound_file</w:t>
            </w:r>
            <w:sdt>
              <w:sdtPr>
                <w:tag w:val="goog_rdk_16"/>
              </w:sdtPr>
              <w:sdtContent>
                <w:del w:author="Marcelo Araya" w:id="9" w:date="2024-09-30T01:36:05Z">
                  <w:r w:rsidDel="00000000" w:rsidR="00000000" w:rsidRPr="00000000">
                    <w:rPr>
                      <w:rFonts w:ascii="Source Sans Pro" w:cs="Source Sans Pro" w:eastAsia="Source Sans Pro" w:hAnsi="Source Sans Pro"/>
                      <w:i w:val="1"/>
                      <w:sz w:val="18"/>
                      <w:szCs w:val="18"/>
                      <w:rtl w:val="0"/>
                    </w:rPr>
                    <w:delText xml:space="preserve">()</w:delText>
                  </w:r>
                </w:del>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spacing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Creates a sound file for playback experiments by clipping model sounds from one or more field recordings or from synthetic sounds made with the function synth_sounds</w:t>
            </w:r>
            <w:sdt>
              <w:sdtPr>
                <w:tag w:val="goog_rdk_17"/>
              </w:sdtPr>
              <w:sdtContent>
                <w:del w:author="Marcelo Araya" w:id="10" w:date="2024-09-30T01:36:08Z">
                  <w:r w:rsidDel="00000000" w:rsidR="00000000" w:rsidRPr="00000000">
                    <w:rPr>
                      <w:rFonts w:ascii="Source Sans Pro" w:cs="Source Sans Pro" w:eastAsia="Source Sans Pro" w:hAnsi="Source Sans Pro"/>
                      <w:sz w:val="18"/>
                      <w:szCs w:val="18"/>
                      <w:rtl w:val="0"/>
                    </w:rPr>
                    <w:delText xml:space="preserve">()</w:delText>
                  </w:r>
                </w:del>
              </w:sdtContent>
            </w:sdt>
            <w:r w:rsidDel="00000000" w:rsidR="00000000" w:rsidRPr="00000000">
              <w:rPr>
                <w:rFonts w:ascii="Source Sans Pro" w:cs="Source Sans Pro" w:eastAsia="Source Sans Pro" w:hAnsi="Source Sans Pro"/>
                <w:sz w:val="18"/>
                <w:szCs w:val="18"/>
                <w:rtl w:val="0"/>
              </w:rPr>
              <w:t xml:space="preserve"> and concatenating them into a single sound file, adding acoustic markers at the start and end to simplify time syncing of test sounds.</w:t>
            </w:r>
          </w:p>
        </w:tc>
      </w:tr>
      <w:tr>
        <w:trPr>
          <w:cantSplit w:val="0"/>
          <w:trHeight w:val="420" w:hRule="atLeast"/>
          <w:tblHeader w:val="0"/>
        </w:trPr>
        <w:tc>
          <w:tcPr>
            <w:vMerge w:val="restart"/>
            <w:shd w:fill="efefef" w:val="clear"/>
            <w:tcMar>
              <w:top w:w="100.0" w:type="dxa"/>
              <w:left w:w="100.0" w:type="dxa"/>
              <w:bottom w:w="100.0" w:type="dxa"/>
              <w:right w:w="100.0" w:type="dxa"/>
            </w:tcMar>
          </w:tcPr>
          <w:p w:rsidR="00000000" w:rsidDel="00000000" w:rsidP="00000000" w:rsidRDefault="00000000" w:rsidRPr="00000000" w14:paraId="00000025">
            <w:pPr>
              <w:widowControl w:val="0"/>
              <w:spacing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Time sync re-recorded sounds</w:t>
            </w:r>
          </w:p>
        </w:tc>
        <w:tc>
          <w:tcPr>
            <w:shd w:fill="efefef" w:val="clear"/>
            <w:tcMar>
              <w:top w:w="100.0" w:type="dxa"/>
              <w:left w:w="100.0" w:type="dxa"/>
              <w:bottom w:w="100.0" w:type="dxa"/>
              <w:right w:w="100.0" w:type="dxa"/>
            </w:tcMar>
          </w:tcPr>
          <w:p w:rsidR="00000000" w:rsidDel="00000000" w:rsidP="00000000" w:rsidRDefault="00000000" w:rsidRPr="00000000" w14:paraId="00000026">
            <w:pPr>
              <w:widowControl w:val="0"/>
              <w:spacing w:line="240" w:lineRule="auto"/>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find_markers</w:t>
            </w:r>
            <w:sdt>
              <w:sdtPr>
                <w:tag w:val="goog_rdk_18"/>
              </w:sdtPr>
              <w:sdtContent>
                <w:del w:author="Marcelo Araya" w:id="11" w:date="2024-09-30T01:36:08Z">
                  <w:r w:rsidDel="00000000" w:rsidR="00000000" w:rsidRPr="00000000">
                    <w:rPr>
                      <w:rFonts w:ascii="Source Sans Pro" w:cs="Source Sans Pro" w:eastAsia="Source Sans Pro" w:hAnsi="Source Sans Pro"/>
                      <w:i w:val="1"/>
                      <w:sz w:val="18"/>
                      <w:szCs w:val="18"/>
                      <w:rtl w:val="0"/>
                    </w:rPr>
                    <w:delText xml:space="preserve">()</w:delText>
                  </w:r>
                </w:del>
              </w:sdtContent>
            </w:sdt>
            <w:r w:rsidDel="00000000" w:rsidR="00000000" w:rsidRPr="00000000">
              <w:rPr>
                <w:rtl w:val="0"/>
              </w:rPr>
            </w:r>
          </w:p>
        </w:tc>
        <w:tc>
          <w:tcPr>
            <w:shd w:fill="efefef" w:val="clear"/>
            <w:tcMar>
              <w:top w:w="100.0" w:type="dxa"/>
              <w:left w:w="100.0" w:type="dxa"/>
              <w:bottom w:w="100.0" w:type="dxa"/>
              <w:right w:w="100.0" w:type="dxa"/>
            </w:tcMar>
          </w:tcPr>
          <w:p w:rsidR="00000000" w:rsidDel="00000000" w:rsidP="00000000" w:rsidRDefault="00000000" w:rsidRPr="00000000" w14:paraId="00000027">
            <w:pPr>
              <w:widowControl w:val="0"/>
              <w:spacing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Finds the time location of acoustic markers in the test sound files in order to time sync test sounds.</w:t>
            </w:r>
            <w:r w:rsidDel="00000000" w:rsidR="00000000" w:rsidRPr="00000000">
              <w:rPr>
                <w:rtl w:val="0"/>
              </w:rPr>
            </w:r>
          </w:p>
        </w:tc>
      </w:tr>
      <w:tr>
        <w:trPr>
          <w:cantSplit w:val="0"/>
          <w:trHeight w:val="420" w:hRule="atLeast"/>
          <w:tblHeader w:val="0"/>
        </w:trPr>
        <w:tc>
          <w:tcPr>
            <w:vMerge w:val="continue"/>
            <w:shd w:fill="efefef" w:val="clear"/>
            <w:tcMar>
              <w:top w:w="100.0" w:type="dxa"/>
              <w:left w:w="100.0" w:type="dxa"/>
              <w:bottom w:w="100.0" w:type="dxa"/>
              <w:right w:w="100.0" w:type="dxa"/>
            </w:tcMa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Sans Pro" w:cs="Source Sans Pro" w:eastAsia="Source Sans Pro" w:hAnsi="Source Sans Pro"/>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spacing w:line="240" w:lineRule="auto"/>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align_test_files</w:t>
            </w:r>
            <w:sdt>
              <w:sdtPr>
                <w:tag w:val="goog_rdk_19"/>
              </w:sdtPr>
              <w:sdtContent>
                <w:del w:author="Marcelo Araya" w:id="12" w:date="2024-09-30T01:36:09Z">
                  <w:r w:rsidDel="00000000" w:rsidR="00000000" w:rsidRPr="00000000">
                    <w:rPr>
                      <w:rFonts w:ascii="Source Sans Pro" w:cs="Source Sans Pro" w:eastAsia="Source Sans Pro" w:hAnsi="Source Sans Pro"/>
                      <w:i w:val="1"/>
                      <w:sz w:val="18"/>
                      <w:szCs w:val="18"/>
                      <w:rtl w:val="0"/>
                    </w:rPr>
                    <w:delText xml:space="preserve">()</w:delText>
                  </w:r>
                </w:del>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spacing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Uses the time location of acoustic markers (determined by </w:t>
            </w:r>
            <w:r w:rsidDel="00000000" w:rsidR="00000000" w:rsidRPr="00000000">
              <w:rPr>
                <w:rFonts w:ascii="Source Sans Pro" w:cs="Source Sans Pro" w:eastAsia="Source Sans Pro" w:hAnsi="Source Sans Pro"/>
                <w:i w:val="1"/>
                <w:sz w:val="18"/>
                <w:szCs w:val="18"/>
                <w:rtl w:val="0"/>
              </w:rPr>
              <w:t xml:space="preserve">find_markers</w:t>
            </w:r>
            <w:sdt>
              <w:sdtPr>
                <w:tag w:val="goog_rdk_20"/>
              </w:sdtPr>
              <w:sdtContent>
                <w:del w:author="Marcelo Araya" w:id="13" w:date="2024-09-30T01:35:44Z">
                  <w:r w:rsidDel="00000000" w:rsidR="00000000" w:rsidRPr="00000000">
                    <w:rPr>
                      <w:rFonts w:ascii="Source Sans Pro" w:cs="Source Sans Pro" w:eastAsia="Source Sans Pro" w:hAnsi="Source Sans Pro"/>
                      <w:i w:val="1"/>
                      <w:sz w:val="18"/>
                      <w:szCs w:val="18"/>
                      <w:rtl w:val="0"/>
                    </w:rPr>
                    <w:delText xml:space="preserve">()</w:delText>
                  </w:r>
                </w:del>
              </w:sdtContent>
            </w:sdt>
            <w:r w:rsidDel="00000000" w:rsidR="00000000" w:rsidRPr="00000000">
              <w:rPr>
                <w:rFonts w:ascii="Source Sans Pro" w:cs="Source Sans Pro" w:eastAsia="Source Sans Pro" w:hAnsi="Source Sans Pro"/>
                <w:sz w:val="18"/>
                <w:szCs w:val="18"/>
                <w:rtl w:val="0"/>
              </w:rPr>
              <w:t xml:space="preserve">) to determine the location of test sounds.</w:t>
            </w:r>
            <w:r w:rsidDel="00000000" w:rsidR="00000000" w:rsidRPr="00000000">
              <w:rPr>
                <w:rtl w:val="0"/>
              </w:rPr>
            </w:r>
          </w:p>
        </w:tc>
      </w:tr>
      <w:tr>
        <w:trPr>
          <w:cantSplit w:val="0"/>
          <w:trHeight w:val="420" w:hRule="atLeast"/>
          <w:tblHeader w:val="0"/>
        </w:trPr>
        <w:tc>
          <w:tcPr>
            <w:vMerge w:val="continue"/>
            <w:shd w:fill="efefef" w:val="clear"/>
            <w:tcMar>
              <w:top w:w="100.0" w:type="dxa"/>
              <w:left w:w="100.0" w:type="dxa"/>
              <w:bottom w:w="100.0" w:type="dxa"/>
              <w:right w:w="100.0" w:type="dxa"/>
            </w:tcMa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Sans Pro" w:cs="Source Sans Pro" w:eastAsia="Source Sans Pro" w:hAnsi="Source Sans Pro"/>
                <w:sz w:val="18"/>
                <w:szCs w:val="18"/>
              </w:rPr>
            </w:pPr>
            <w:r w:rsidDel="00000000" w:rsidR="00000000" w:rsidRPr="00000000">
              <w:rPr>
                <w:rtl w:val="0"/>
              </w:rPr>
            </w:r>
          </w:p>
        </w:tc>
        <w:tc>
          <w:tcPr>
            <w:shd w:fill="efefef" w:val="clear"/>
            <w:tcMar>
              <w:top w:w="100.0" w:type="dxa"/>
              <w:left w:w="100.0" w:type="dxa"/>
              <w:bottom w:w="100.0" w:type="dxa"/>
              <w:right w:w="100.0" w:type="dxa"/>
            </w:tcMar>
          </w:tcPr>
          <w:p w:rsidR="00000000" w:rsidDel="00000000" w:rsidP="00000000" w:rsidRDefault="00000000" w:rsidRPr="00000000" w14:paraId="0000002C">
            <w:pPr>
              <w:widowControl w:val="0"/>
              <w:spacing w:line="240" w:lineRule="auto"/>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auto_realign</w:t>
            </w:r>
            <w:sdt>
              <w:sdtPr>
                <w:tag w:val="goog_rdk_21"/>
              </w:sdtPr>
              <w:sdtContent>
                <w:del w:author="Marcelo Araya" w:id="14" w:date="2024-09-30T01:36:10Z">
                  <w:r w:rsidDel="00000000" w:rsidR="00000000" w:rsidRPr="00000000">
                    <w:rPr>
                      <w:rFonts w:ascii="Source Sans Pro" w:cs="Source Sans Pro" w:eastAsia="Source Sans Pro" w:hAnsi="Source Sans Pro"/>
                      <w:i w:val="1"/>
                      <w:sz w:val="18"/>
                      <w:szCs w:val="18"/>
                      <w:rtl w:val="0"/>
                    </w:rPr>
                    <w:delText xml:space="preserve">()</w:delText>
                  </w:r>
                </w:del>
              </w:sdtContent>
            </w:sdt>
            <w:r w:rsidDel="00000000" w:rsidR="00000000" w:rsidRPr="00000000">
              <w:rPr>
                <w:rtl w:val="0"/>
              </w:rPr>
            </w:r>
          </w:p>
        </w:tc>
        <w:tc>
          <w:tcPr>
            <w:shd w:fill="efefef" w:val="clear"/>
            <w:tcMar>
              <w:top w:w="100.0" w:type="dxa"/>
              <w:left w:w="100.0" w:type="dxa"/>
              <w:bottom w:w="100.0" w:type="dxa"/>
              <w:right w:w="100.0" w:type="dxa"/>
            </w:tcMar>
          </w:tcPr>
          <w:p w:rsidR="00000000" w:rsidDel="00000000" w:rsidP="00000000" w:rsidRDefault="00000000" w:rsidRPr="00000000" w14:paraId="0000002D">
            <w:pPr>
              <w:widowControl w:val="0"/>
              <w:spacing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Automatically adjusts the start and end of individual test sounds using spectrogram cross-correlation.</w:t>
            </w:r>
            <w:r w:rsidDel="00000000" w:rsidR="00000000" w:rsidRPr="00000000">
              <w:rPr>
                <w:rtl w:val="0"/>
              </w:rPr>
            </w:r>
          </w:p>
        </w:tc>
      </w:tr>
      <w:tr>
        <w:trPr>
          <w:cantSplit w:val="0"/>
          <w:trHeight w:val="420" w:hRule="atLeast"/>
          <w:tblHeader w:val="0"/>
        </w:trPr>
        <w:tc>
          <w:tcPr>
            <w:vMerge w:val="continue"/>
            <w:shd w:fill="efefef" w:val="clear"/>
            <w:tcMar>
              <w:top w:w="100.0" w:type="dxa"/>
              <w:left w:w="100.0" w:type="dxa"/>
              <w:bottom w:w="100.0" w:type="dxa"/>
              <w:right w:w="100.0" w:type="dxa"/>
            </w:tcMa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Sans Pro" w:cs="Source Sans Pro" w:eastAsia="Source Sans Pro" w:hAnsi="Source Sans Pro"/>
                <w:sz w:val="18"/>
                <w:szCs w:val="18"/>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F">
            <w:pPr>
              <w:widowControl w:val="0"/>
              <w:spacing w:line="240" w:lineRule="auto"/>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manual_realign</w:t>
            </w:r>
            <w:sdt>
              <w:sdtPr>
                <w:tag w:val="goog_rdk_22"/>
              </w:sdtPr>
              <w:sdtContent>
                <w:del w:author="Marcelo Araya" w:id="15" w:date="2024-09-30T01:36:10Z">
                  <w:r w:rsidDel="00000000" w:rsidR="00000000" w:rsidRPr="00000000">
                    <w:rPr>
                      <w:rFonts w:ascii="Source Sans Pro" w:cs="Source Sans Pro" w:eastAsia="Source Sans Pro" w:hAnsi="Source Sans Pro"/>
                      <w:i w:val="1"/>
                      <w:sz w:val="18"/>
                      <w:szCs w:val="18"/>
                      <w:rtl w:val="0"/>
                    </w:rPr>
                    <w:delText xml:space="preserve">()</w:delText>
                  </w:r>
                </w:del>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0">
            <w:pPr>
              <w:widowControl w:val="0"/>
              <w:spacing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Interactive graphic device to manually adjust the start and end of test sounds.</w:t>
            </w:r>
            <w:r w:rsidDel="00000000" w:rsidR="00000000" w:rsidRPr="00000000">
              <w:rPr>
                <w:rtl w:val="0"/>
              </w:rPr>
            </w:r>
          </w:p>
        </w:tc>
      </w:tr>
      <w:tr>
        <w:trPr>
          <w:cantSplit w:val="0"/>
          <w:trHeight w:val="420" w:hRule="atLeast"/>
          <w:tblHeader w:val="0"/>
        </w:trPr>
        <w:tc>
          <w:tcPr>
            <w:vMerge w:val="continue"/>
            <w:shd w:fill="efefef" w:val="clear"/>
            <w:tcMar>
              <w:top w:w="100.0" w:type="dxa"/>
              <w:left w:w="100.0" w:type="dxa"/>
              <w:bottom w:w="100.0" w:type="dxa"/>
              <w:right w:w="100.0" w:type="dxa"/>
            </w:tcMa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Sans Pro" w:cs="Source Sans Pro" w:eastAsia="Source Sans Pro" w:hAnsi="Source Sans Pro"/>
                <w:sz w:val="18"/>
                <w:szCs w:val="18"/>
              </w:rPr>
            </w:pPr>
            <w:r w:rsidDel="00000000" w:rsidR="00000000" w:rsidRPr="00000000">
              <w:rPr>
                <w:rtl w:val="0"/>
              </w:rPr>
            </w:r>
          </w:p>
        </w:tc>
        <w:tc>
          <w:tcPr>
            <w:shd w:fill="efefef" w:val="clear"/>
            <w:tcMar>
              <w:top w:w="100.0" w:type="dxa"/>
              <w:left w:w="100.0" w:type="dxa"/>
              <w:bottom w:w="100.0" w:type="dxa"/>
              <w:right w:w="100.0" w:type="dxa"/>
            </w:tcMar>
          </w:tcPr>
          <w:p w:rsidR="00000000" w:rsidDel="00000000" w:rsidP="00000000" w:rsidRDefault="00000000" w:rsidRPr="00000000" w14:paraId="00000032">
            <w:pPr>
              <w:widowControl w:val="0"/>
              <w:spacing w:line="240" w:lineRule="auto"/>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plot_aligned_sounds</w:t>
            </w:r>
            <w:sdt>
              <w:sdtPr>
                <w:tag w:val="goog_rdk_23"/>
              </w:sdtPr>
              <w:sdtContent>
                <w:del w:author="Marcelo Araya" w:id="16" w:date="2024-09-30T01:36:11Z">
                  <w:r w:rsidDel="00000000" w:rsidR="00000000" w:rsidRPr="00000000">
                    <w:rPr>
                      <w:rFonts w:ascii="Source Sans Pro" w:cs="Source Sans Pro" w:eastAsia="Source Sans Pro" w:hAnsi="Source Sans Pro"/>
                      <w:i w:val="1"/>
                      <w:sz w:val="18"/>
                      <w:szCs w:val="18"/>
                      <w:rtl w:val="0"/>
                    </w:rPr>
                    <w:delText xml:space="preserve">()</w:delText>
                  </w:r>
                </w:del>
              </w:sdtContent>
            </w:sdt>
            <w:r w:rsidDel="00000000" w:rsidR="00000000" w:rsidRPr="00000000">
              <w:rPr>
                <w:rtl w:val="0"/>
              </w:rPr>
            </w:r>
          </w:p>
        </w:tc>
        <w:tc>
          <w:tcPr>
            <w:shd w:fill="efefef" w:val="clear"/>
            <w:tcMar>
              <w:top w:w="100.0" w:type="dxa"/>
              <w:left w:w="100.0" w:type="dxa"/>
              <w:bottom w:w="100.0" w:type="dxa"/>
              <w:right w:w="100.0" w:type="dxa"/>
            </w:tcMar>
          </w:tcPr>
          <w:p w:rsidR="00000000" w:rsidDel="00000000" w:rsidP="00000000" w:rsidRDefault="00000000" w:rsidRPr="00000000" w14:paraId="00000033">
            <w:pPr>
              <w:widowControl w:val="0"/>
              <w:spacing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Creates image files with spectrograms to visually inspect alignment precision on test sound files (as single panels in Fig. 1).</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34">
            <w:pPr>
              <w:widowControl w:val="0"/>
              <w:spacing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Quantify degradation</w:t>
            </w:r>
          </w:p>
        </w:tc>
        <w:tc>
          <w:tcPr>
            <w:shd w:fill="efefef" w:val="clear"/>
            <w:tcMar>
              <w:top w:w="100.0" w:type="dxa"/>
              <w:left w:w="100.0" w:type="dxa"/>
              <w:bottom w:w="100.0" w:type="dxa"/>
              <w:right w:w="100.0" w:type="dxa"/>
            </w:tcMar>
          </w:tcPr>
          <w:p w:rsidR="00000000" w:rsidDel="00000000" w:rsidP="00000000" w:rsidRDefault="00000000" w:rsidRPr="00000000" w14:paraId="00000035">
            <w:pPr>
              <w:widowControl w:val="0"/>
              <w:spacing w:line="240" w:lineRule="auto"/>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blur_ratio</w:t>
            </w:r>
            <w:sdt>
              <w:sdtPr>
                <w:tag w:val="goog_rdk_24"/>
              </w:sdtPr>
              <w:sdtContent>
                <w:del w:author="Marcelo Araya" w:id="17" w:date="2024-09-30T01:36:12Z">
                  <w:r w:rsidDel="00000000" w:rsidR="00000000" w:rsidRPr="00000000">
                    <w:rPr>
                      <w:rFonts w:ascii="Source Sans Pro" w:cs="Source Sans Pro" w:eastAsia="Source Sans Pro" w:hAnsi="Source Sans Pro"/>
                      <w:i w:val="1"/>
                      <w:sz w:val="18"/>
                      <w:szCs w:val="18"/>
                      <w:rtl w:val="0"/>
                    </w:rPr>
                    <w:delText xml:space="preserve">()</w:delText>
                  </w:r>
                </w:del>
              </w:sdtContent>
            </w:sdt>
            <w:r w:rsidDel="00000000" w:rsidR="00000000" w:rsidRPr="00000000">
              <w:rPr>
                <w:rtl w:val="0"/>
              </w:rPr>
            </w:r>
          </w:p>
        </w:tc>
        <w:tc>
          <w:tcPr>
            <w:shd w:fill="efefef" w:val="clear"/>
            <w:tcMar>
              <w:top w:w="100.0" w:type="dxa"/>
              <w:left w:w="100.0" w:type="dxa"/>
              <w:bottom w:w="100.0" w:type="dxa"/>
              <w:right w:w="100.0" w:type="dxa"/>
            </w:tcMar>
          </w:tcPr>
          <w:p w:rsidR="00000000" w:rsidDel="00000000" w:rsidP="00000000" w:rsidRDefault="00000000" w:rsidRPr="00000000" w14:paraId="00000036">
            <w:pPr>
              <w:widowControl w:val="0"/>
              <w:spacing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Measures the </w:t>
            </w:r>
            <w:sdt>
              <w:sdtPr>
                <w:tag w:val="goog_rdk_25"/>
              </w:sdtPr>
              <w:sdtContent>
                <w:ins w:author="Marcelo Araya" w:id="18" w:date="2024-09-29T02:53:58Z">
                  <w:r w:rsidDel="00000000" w:rsidR="00000000" w:rsidRPr="00000000">
                    <w:rPr>
                      <w:rFonts w:ascii="Source Sans Pro" w:cs="Source Sans Pro" w:eastAsia="Source Sans Pro" w:hAnsi="Source Sans Pro"/>
                      <w:sz w:val="18"/>
                      <w:szCs w:val="18"/>
                      <w:rtl w:val="0"/>
                    </w:rPr>
                    <w:t xml:space="preserve">distortion of the </w:t>
                  </w:r>
                  <w:r w:rsidDel="00000000" w:rsidR="00000000" w:rsidRPr="00000000">
                    <w:rPr>
                      <w:rFonts w:ascii="Source Sans Pro" w:cs="Source Sans Pro" w:eastAsia="Source Sans Pro" w:hAnsi="Source Sans Pro"/>
                      <w:sz w:val="18"/>
                      <w:szCs w:val="18"/>
                      <w:rtl w:val="0"/>
                    </w:rPr>
                    <w:t xml:space="preserve">distribution</w:t>
                  </w:r>
                  <w:r w:rsidDel="00000000" w:rsidR="00000000" w:rsidRPr="00000000">
                    <w:rPr>
                      <w:rFonts w:ascii="Source Sans Pro" w:cs="Source Sans Pro" w:eastAsia="Source Sans Pro" w:hAnsi="Source Sans Pro"/>
                      <w:sz w:val="18"/>
                      <w:szCs w:val="18"/>
                      <w:rtl w:val="0"/>
                    </w:rPr>
                    <w:t xml:space="preserve"> of sound energy in the time domain as the </w:t>
                  </w:r>
                </w:ins>
              </w:sdtContent>
            </w:sdt>
            <w:r w:rsidDel="00000000" w:rsidR="00000000" w:rsidRPr="00000000">
              <w:rPr>
                <w:rFonts w:ascii="Source Sans Pro" w:cs="Source Sans Pro" w:eastAsia="Source Sans Pro" w:hAnsi="Source Sans Pro"/>
                <w:sz w:val="18"/>
                <w:szCs w:val="18"/>
                <w:rtl w:val="0"/>
              </w:rPr>
              <w:t xml:space="preserve">mismatch between amplitude envelopes (expressed as probability mass functions) of reference and test sounds. By converting envelopes to probability mass functions the effect of power attenuation is removed, focusing the analysis on the modification of envelope shape. Higher values indicate more degradation. See also</w:t>
            </w:r>
            <w:r w:rsidDel="00000000" w:rsidR="00000000" w:rsidRPr="00000000">
              <w:rPr>
                <w:rFonts w:ascii="Source Sans Pro" w:cs="Source Sans Pro" w:eastAsia="Source Sans Pro" w:hAnsi="Source Sans Pro"/>
                <w:i w:val="1"/>
                <w:sz w:val="18"/>
                <w:szCs w:val="18"/>
                <w:rtl w:val="0"/>
              </w:rPr>
              <w:t xml:space="preserve"> plot_blur_ratio</w:t>
            </w:r>
            <w:sdt>
              <w:sdtPr>
                <w:tag w:val="goog_rdk_26"/>
              </w:sdtPr>
              <w:sdtContent>
                <w:del w:author="Marcelo Araya" w:id="19" w:date="2024-09-30T01:36:28Z">
                  <w:r w:rsidDel="00000000" w:rsidR="00000000" w:rsidRPr="00000000">
                    <w:rPr>
                      <w:rFonts w:ascii="Source Sans Pro" w:cs="Source Sans Pro" w:eastAsia="Source Sans Pro" w:hAnsi="Source Sans Pro"/>
                      <w:i w:val="1"/>
                      <w:sz w:val="18"/>
                      <w:szCs w:val="18"/>
                      <w:rtl w:val="0"/>
                    </w:rPr>
                    <w:delText xml:space="preserve">()</w:delText>
                  </w:r>
                </w:del>
              </w:sdtContent>
            </w:sdt>
            <w:r w:rsidDel="00000000" w:rsidR="00000000" w:rsidRPr="00000000">
              <w:rPr>
                <w:rFonts w:ascii="Source Sans Pro" w:cs="Source Sans Pro" w:eastAsia="Source Sans Pro" w:hAnsi="Source Sans Pro"/>
                <w:i w:val="1"/>
                <w:sz w:val="18"/>
                <w:szCs w:val="18"/>
                <w:rtl w:val="0"/>
              </w:rPr>
              <w:t xml:space="preserve"> </w:t>
            </w:r>
            <w:r w:rsidDel="00000000" w:rsidR="00000000" w:rsidRPr="00000000">
              <w:rPr>
                <w:rFonts w:ascii="Source Sans Pro" w:cs="Source Sans Pro" w:eastAsia="Source Sans Pro" w:hAnsi="Source Sans Pro"/>
                <w:sz w:val="18"/>
                <w:szCs w:val="18"/>
                <w:rtl w:val="0"/>
              </w:rPr>
              <w:t xml:space="preserve"> for visual inspection of blurring (Dabelsteen et al. 1993; Brown &amp; Handford 2003, Fig. 3).</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Sans Pro" w:cs="Source Sans Pro" w:eastAsia="Source Sans Pro" w:hAnsi="Source Sans Pro"/>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spacing w:line="240" w:lineRule="auto"/>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envelope_correlation</w:t>
            </w:r>
            <w:sdt>
              <w:sdtPr>
                <w:tag w:val="goog_rdk_27"/>
              </w:sdtPr>
              <w:sdtContent>
                <w:del w:author="Marcelo Araya" w:id="20" w:date="2024-09-30T01:36:13Z">
                  <w:r w:rsidDel="00000000" w:rsidR="00000000" w:rsidRPr="00000000">
                    <w:rPr>
                      <w:rFonts w:ascii="Source Sans Pro" w:cs="Source Sans Pro" w:eastAsia="Source Sans Pro" w:hAnsi="Source Sans Pro"/>
                      <w:i w:val="1"/>
                      <w:sz w:val="18"/>
                      <w:szCs w:val="18"/>
                      <w:rtl w:val="0"/>
                    </w:rPr>
                    <w:delText xml:space="preserve">()</w:delText>
                  </w:r>
                </w:del>
              </w:sdtContent>
            </w:sdt>
            <w:r w:rsidDel="00000000" w:rsidR="00000000" w:rsidRPr="00000000">
              <w:rPr>
                <w:rtl w:val="0"/>
              </w:rPr>
            </w:r>
          </w:p>
        </w:tc>
        <w:tc>
          <w:tcPr>
            <w:shd w:fill="auto" w:val="clear"/>
            <w:tcMar>
              <w:top w:w="100.0" w:type="dxa"/>
              <w:left w:w="100.0" w:type="dxa"/>
              <w:bottom w:w="100.0" w:type="dxa"/>
              <w:right w:w="100.0" w:type="dxa"/>
            </w:tcMar>
          </w:tcPr>
          <w:sdt>
            <w:sdtPr>
              <w:tag w:val="goog_rdk_29"/>
            </w:sdtPr>
            <w:sdtContent>
              <w:p w:rsidR="00000000" w:rsidDel="00000000" w:rsidP="00000000" w:rsidRDefault="00000000" w:rsidRPr="00000000" w14:paraId="00000039">
                <w:pPr>
                  <w:widowControl w:val="0"/>
                  <w:spacing w:line="240" w:lineRule="auto"/>
                  <w:rPr>
                    <w:ins w:author="Marcos Q. Oliva" w:id="21" w:date="2024-10-03T09:28:53Z"/>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Measures the similarity between reference and test sounds as the Pearson correlation between the two amplitude envelopes. Lower values indicate more degradation</w:t>
                </w:r>
                <w:sdt>
                  <w:sdtPr>
                    <w:tag w:val="goog_rdk_28"/>
                  </w:sdtPr>
                  <w:sdtContent>
                    <w:ins w:author="Marcos Q. Oliva" w:id="21" w:date="2024-10-03T09:28:53Z">
                      <w:r w:rsidDel="00000000" w:rsidR="00000000" w:rsidRPr="00000000">
                        <w:rPr>
                          <w:rFonts w:ascii="Source Sans Pro" w:cs="Source Sans Pro" w:eastAsia="Source Sans Pro" w:hAnsi="Source Sans Pro"/>
                          <w:sz w:val="18"/>
                          <w:szCs w:val="18"/>
                          <w:rtl w:val="0"/>
                        </w:rPr>
                        <w:t xml:space="preserve"> (Brown &amp; Handford, 2003). </w:t>
                      </w:r>
                      <w:r w:rsidDel="00000000" w:rsidR="00000000" w:rsidRPr="00000000">
                        <w:rPr>
                          <w:rtl w:val="0"/>
                        </w:rPr>
                      </w:r>
                    </w:ins>
                  </w:sdtContent>
                </w:sdt>
              </w:p>
            </w:sdtContent>
          </w:sdt>
          <w:p w:rsidR="00000000" w:rsidDel="00000000" w:rsidP="00000000" w:rsidRDefault="00000000" w:rsidRPr="00000000" w14:paraId="0000003A">
            <w:pPr>
              <w:widowControl w:val="0"/>
              <w:spacing w:line="240" w:lineRule="auto"/>
              <w:rPr>
                <w:rFonts w:ascii="Source Sans Pro" w:cs="Source Sans Pro" w:eastAsia="Source Sans Pro" w:hAnsi="Source Sans Pro"/>
                <w:sz w:val="18"/>
                <w:szCs w:val="18"/>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Sans Pro" w:cs="Source Sans Pro" w:eastAsia="Source Sans Pro" w:hAnsi="Source Sans Pro"/>
                <w:sz w:val="18"/>
                <w:szCs w:val="18"/>
              </w:rPr>
            </w:pPr>
            <w:r w:rsidDel="00000000" w:rsidR="00000000" w:rsidRPr="00000000">
              <w:rPr>
                <w:rtl w:val="0"/>
              </w:rPr>
            </w:r>
          </w:p>
        </w:tc>
        <w:tc>
          <w:tcPr>
            <w:shd w:fill="efefef" w:val="clear"/>
            <w:tcMar>
              <w:top w:w="100.0" w:type="dxa"/>
              <w:left w:w="100.0" w:type="dxa"/>
              <w:bottom w:w="100.0" w:type="dxa"/>
              <w:right w:w="100.0" w:type="dxa"/>
            </w:tcMar>
          </w:tcPr>
          <w:p w:rsidR="00000000" w:rsidDel="00000000" w:rsidP="00000000" w:rsidRDefault="00000000" w:rsidRPr="00000000" w14:paraId="0000003C">
            <w:pPr>
              <w:widowControl w:val="0"/>
              <w:spacing w:line="240" w:lineRule="auto"/>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excess_attenuation</w:t>
            </w:r>
            <w:sdt>
              <w:sdtPr>
                <w:tag w:val="goog_rdk_30"/>
              </w:sdtPr>
              <w:sdtContent>
                <w:del w:author="Marcelo Araya" w:id="22" w:date="2024-09-30T01:36:14Z">
                  <w:r w:rsidDel="00000000" w:rsidR="00000000" w:rsidRPr="00000000">
                    <w:rPr>
                      <w:rFonts w:ascii="Source Sans Pro" w:cs="Source Sans Pro" w:eastAsia="Source Sans Pro" w:hAnsi="Source Sans Pro"/>
                      <w:i w:val="1"/>
                      <w:sz w:val="18"/>
                      <w:szCs w:val="18"/>
                      <w:rtl w:val="0"/>
                    </w:rPr>
                    <w:delText xml:space="preserve">()</w:delText>
                  </w:r>
                </w:del>
              </w:sdtContent>
            </w:sdt>
            <w:r w:rsidDel="00000000" w:rsidR="00000000" w:rsidRPr="00000000">
              <w:rPr>
                <w:rtl w:val="0"/>
              </w:rPr>
            </w:r>
          </w:p>
        </w:tc>
        <w:tc>
          <w:tcPr>
            <w:shd w:fill="efefef" w:val="clear"/>
            <w:tcMar>
              <w:top w:w="100.0" w:type="dxa"/>
              <w:left w:w="100.0" w:type="dxa"/>
              <w:bottom w:w="100.0" w:type="dxa"/>
              <w:right w:w="100.0" w:type="dxa"/>
            </w:tcMar>
          </w:tcPr>
          <w:p w:rsidR="00000000" w:rsidDel="00000000" w:rsidP="00000000" w:rsidRDefault="00000000" w:rsidRPr="00000000" w14:paraId="0000003D">
            <w:pPr>
              <w:widowControl w:val="0"/>
              <w:spacing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Measures additional amplitude loss between reference and test sounds that is greater than expected due to spherical spreading. Represents power loss due to additional factors like vegetation or atmospheric conditions. Higher values indicate more degradation (Holland et al. 1998; Darden et al. 2008</w:t>
            </w:r>
            <w:sdt>
              <w:sdtPr>
                <w:tag w:val="goog_rdk_31"/>
              </w:sdtPr>
              <w:sdtContent>
                <w:ins w:author="Marcos Q. Oliva" w:id="23" w:date="2024-10-02T22:13:29Z">
                  <w:r w:rsidDel="00000000" w:rsidR="00000000" w:rsidRPr="00000000">
                    <w:rPr>
                      <w:rFonts w:ascii="Source Sans Pro" w:cs="Source Sans Pro" w:eastAsia="Source Sans Pro" w:hAnsi="Source Sans Pro"/>
                      <w:sz w:val="18"/>
                      <w:szCs w:val="18"/>
                      <w:rtl w:val="0"/>
                    </w:rPr>
                    <w:t xml:space="preserve">)</w:t>
                  </w:r>
                </w:ins>
              </w:sdtContent>
            </w:sdt>
            <w:r w:rsidDel="00000000" w:rsidR="00000000" w:rsidRPr="00000000">
              <w:rPr>
                <w:rFonts w:ascii="Source Sans Pro" w:cs="Source Sans Pro" w:eastAsia="Source Sans Pro" w:hAnsi="Source Sans Pro"/>
                <w:sz w:val="18"/>
                <w:szCs w:val="18"/>
                <w:rtl w:val="0"/>
              </w:rPr>
              <w:t xml:space="preserv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Sans Pro" w:cs="Source Sans Pro" w:eastAsia="Source Sans Pro" w:hAnsi="Source Sans Pro"/>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line="240" w:lineRule="auto"/>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signal_to_noise_ratio</w:t>
            </w:r>
            <w:sdt>
              <w:sdtPr>
                <w:tag w:val="goog_rdk_32"/>
              </w:sdtPr>
              <w:sdtContent>
                <w:del w:author="Marcelo Araya" w:id="24" w:date="2024-09-30T01:36:14Z">
                  <w:r w:rsidDel="00000000" w:rsidR="00000000" w:rsidRPr="00000000">
                    <w:rPr>
                      <w:rFonts w:ascii="Source Sans Pro" w:cs="Source Sans Pro" w:eastAsia="Source Sans Pro" w:hAnsi="Source Sans Pro"/>
                      <w:i w:val="1"/>
                      <w:sz w:val="18"/>
                      <w:szCs w:val="18"/>
                      <w:rtl w:val="0"/>
                    </w:rPr>
                    <w:delText xml:space="preserve">()</w:delText>
                  </w:r>
                </w:del>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Measured as the ratio of sound power level of test sounds to that of ambient noise. The duration and location of ambient noise measurements relative to the test signal can be adjusted. Sound power measured as the root-mean-square of the amplitude envelope. Lower values indicate more degradation (Dabelsteen et al. 1993).</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Sans Pro" w:cs="Source Sans Pro" w:eastAsia="Source Sans Pro" w:hAnsi="Source Sans Pro"/>
                <w:sz w:val="18"/>
                <w:szCs w:val="18"/>
              </w:rPr>
            </w:pPr>
            <w:r w:rsidDel="00000000" w:rsidR="00000000" w:rsidRPr="00000000">
              <w:rPr>
                <w:rtl w:val="0"/>
              </w:rPr>
            </w:r>
          </w:p>
        </w:tc>
        <w:tc>
          <w:tcPr>
            <w:shd w:fill="efefef" w:val="clear"/>
            <w:tcMar>
              <w:top w:w="100.0" w:type="dxa"/>
              <w:left w:w="100.0" w:type="dxa"/>
              <w:bottom w:w="100.0" w:type="dxa"/>
              <w:right w:w="100.0" w:type="dxa"/>
            </w:tcMar>
          </w:tcPr>
          <w:p w:rsidR="00000000" w:rsidDel="00000000" w:rsidP="00000000" w:rsidRDefault="00000000" w:rsidRPr="00000000" w14:paraId="00000042">
            <w:pPr>
              <w:widowControl w:val="0"/>
              <w:spacing w:line="240" w:lineRule="auto"/>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spcc</w:t>
            </w:r>
            <w:sdt>
              <w:sdtPr>
                <w:tag w:val="goog_rdk_33"/>
              </w:sdtPr>
              <w:sdtContent>
                <w:del w:author="Marcelo Araya" w:id="25" w:date="2024-09-30T01:36:15Z">
                  <w:r w:rsidDel="00000000" w:rsidR="00000000" w:rsidRPr="00000000">
                    <w:rPr>
                      <w:rFonts w:ascii="Source Sans Pro" w:cs="Source Sans Pro" w:eastAsia="Source Sans Pro" w:hAnsi="Source Sans Pro"/>
                      <w:i w:val="1"/>
                      <w:sz w:val="18"/>
                      <w:szCs w:val="18"/>
                      <w:rtl w:val="0"/>
                    </w:rPr>
                    <w:delText xml:space="preserve">()</w:delText>
                  </w:r>
                </w:del>
              </w:sdtContent>
            </w:sdt>
            <w:r w:rsidDel="00000000" w:rsidR="00000000" w:rsidRPr="00000000">
              <w:rPr>
                <w:rtl w:val="0"/>
              </w:rPr>
            </w:r>
          </w:p>
        </w:tc>
        <w:tc>
          <w:tcPr>
            <w:shd w:fill="efefef" w:val="clear"/>
            <w:tcMar>
              <w:top w:w="100.0" w:type="dxa"/>
              <w:left w:w="100.0" w:type="dxa"/>
              <w:bottom w:w="100.0" w:type="dxa"/>
              <w:right w:w="100.0" w:type="dxa"/>
            </w:tcMar>
          </w:tcPr>
          <w:p w:rsidR="00000000" w:rsidDel="00000000" w:rsidP="00000000" w:rsidRDefault="00000000" w:rsidRPr="00000000" w14:paraId="00000043">
            <w:pPr>
              <w:widowControl w:val="0"/>
              <w:spacing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Spectrographic cross-correlation between reference and test sounds as a measure of distortion in a time-frequency representation of sound. Computed as the maximum Pearson correlation from a sliding window procedure on Fourier or auditory scale spectrograms </w:t>
            </w:r>
            <w:sdt>
              <w:sdtPr>
                <w:tag w:val="goog_rdk_34"/>
              </w:sdtPr>
              <w:sdtContent>
                <w:ins w:author="Marcos Q. Oliva" w:id="26" w:date="2024-10-03T09:33:15Z">
                  <w:r w:rsidDel="00000000" w:rsidR="00000000" w:rsidRPr="00000000">
                    <w:rPr>
                      <w:rFonts w:ascii="Source Sans Pro" w:cs="Source Sans Pro" w:eastAsia="Source Sans Pro" w:hAnsi="Source Sans Pro"/>
                      <w:sz w:val="18"/>
                      <w:szCs w:val="18"/>
                      <w:rtl w:val="0"/>
                    </w:rPr>
                    <w:t xml:space="preserve">(</w:t>
                  </w:r>
                  <w:r w:rsidDel="00000000" w:rsidR="00000000" w:rsidRPr="00000000">
                    <w:rPr>
                      <w:rFonts w:ascii="Source Sans Pro" w:cs="Source Sans Pro" w:eastAsia="Source Sans Pro" w:hAnsi="Source Sans Pro"/>
                      <w:sz w:val="18"/>
                      <w:szCs w:val="18"/>
                      <w:rtl w:val="0"/>
                    </w:rPr>
                    <w:t xml:space="preserve">Arasco et al. 2022</w:t>
                  </w:r>
                  <w:r w:rsidDel="00000000" w:rsidR="00000000" w:rsidRPr="00000000">
                    <w:rPr>
                      <w:rFonts w:ascii="Source Sans Pro" w:cs="Source Sans Pro" w:eastAsia="Source Sans Pro" w:hAnsi="Source Sans Pro"/>
                      <w:sz w:val="18"/>
                      <w:szCs w:val="18"/>
                      <w:rtl w:val="0"/>
                    </w:rPr>
                    <w:t xml:space="preserve">)</w:t>
                  </w:r>
                </w:ins>
              </w:sdtContent>
            </w:sdt>
            <w:r w:rsidDel="00000000" w:rsidR="00000000" w:rsidRPr="00000000">
              <w:rPr>
                <w:rFonts w:ascii="Source Sans Pro" w:cs="Source Sans Pro" w:eastAsia="Source Sans Pro" w:hAnsi="Source Sans Pro"/>
                <w:sz w:val="18"/>
                <w:szCs w:val="18"/>
                <w:rtl w:val="0"/>
              </w:rPr>
              <w:t xml:space="preserv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Sans Pro" w:cs="Source Sans Pro" w:eastAsia="Source Sans Pro" w:hAnsi="Source Sans Pro"/>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pacing w:line="240" w:lineRule="auto"/>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spectrum_blur_ratio</w:t>
            </w:r>
            <w:sdt>
              <w:sdtPr>
                <w:tag w:val="goog_rdk_35"/>
              </w:sdtPr>
              <w:sdtContent>
                <w:del w:author="Marcelo Araya" w:id="27" w:date="2024-09-30T01:36:16Z">
                  <w:r w:rsidDel="00000000" w:rsidR="00000000" w:rsidRPr="00000000">
                    <w:rPr>
                      <w:rFonts w:ascii="Source Sans Pro" w:cs="Source Sans Pro" w:eastAsia="Source Sans Pro" w:hAnsi="Source Sans Pro"/>
                      <w:i w:val="1"/>
                      <w:sz w:val="18"/>
                      <w:szCs w:val="18"/>
                      <w:rtl w:val="0"/>
                    </w:rPr>
                    <w:delText xml:space="preserve">()</w:delText>
                  </w:r>
                </w:del>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Measures the mismatch between power spectra (expressed as probability mass functions) of reference and test sounds. Equivalent to </w:t>
            </w:r>
            <w:r w:rsidDel="00000000" w:rsidR="00000000" w:rsidRPr="00000000">
              <w:rPr>
                <w:rFonts w:ascii="Source Sans Pro" w:cs="Source Sans Pro" w:eastAsia="Source Sans Pro" w:hAnsi="Source Sans Pro"/>
                <w:i w:val="1"/>
                <w:sz w:val="18"/>
                <w:szCs w:val="18"/>
                <w:rtl w:val="0"/>
              </w:rPr>
              <w:t xml:space="preserve">blur_ratio</w:t>
            </w:r>
            <w:sdt>
              <w:sdtPr>
                <w:tag w:val="goog_rdk_36"/>
              </w:sdtPr>
              <w:sdtContent>
                <w:del w:author="Marcelo Araya" w:id="28" w:date="2024-09-30T01:36:17Z">
                  <w:r w:rsidDel="00000000" w:rsidR="00000000" w:rsidRPr="00000000">
                    <w:rPr>
                      <w:rFonts w:ascii="Source Sans Pro" w:cs="Source Sans Pro" w:eastAsia="Source Sans Pro" w:hAnsi="Source Sans Pro"/>
                      <w:i w:val="1"/>
                      <w:sz w:val="18"/>
                      <w:szCs w:val="18"/>
                      <w:rtl w:val="0"/>
                    </w:rPr>
                    <w:delText xml:space="preserve">()</w:delText>
                  </w:r>
                </w:del>
              </w:sdtContent>
            </w:sdt>
            <w:r w:rsidDel="00000000" w:rsidR="00000000" w:rsidRPr="00000000">
              <w:rPr>
                <w:rFonts w:ascii="Source Sans Pro" w:cs="Source Sans Pro" w:eastAsia="Source Sans Pro" w:hAnsi="Source Sans Pro"/>
                <w:sz w:val="18"/>
                <w:szCs w:val="18"/>
                <w:rtl w:val="0"/>
              </w:rPr>
              <w:t xml:space="preserve"> but in the frequency domain. Higher values indicate more degradation. See also</w:t>
            </w:r>
            <w:r w:rsidDel="00000000" w:rsidR="00000000" w:rsidRPr="00000000">
              <w:rPr>
                <w:rFonts w:ascii="Source Sans Pro" w:cs="Source Sans Pro" w:eastAsia="Source Sans Pro" w:hAnsi="Source Sans Pro"/>
                <w:i w:val="1"/>
                <w:sz w:val="18"/>
                <w:szCs w:val="18"/>
                <w:rtl w:val="0"/>
              </w:rPr>
              <w:t xml:space="preserve"> plot_blur_ratio(..., type = “spectrum”) </w:t>
            </w:r>
            <w:r w:rsidDel="00000000" w:rsidR="00000000" w:rsidRPr="00000000">
              <w:rPr>
                <w:rFonts w:ascii="Source Sans Pro" w:cs="Source Sans Pro" w:eastAsia="Source Sans Pro" w:hAnsi="Source Sans Pro"/>
                <w:sz w:val="18"/>
                <w:szCs w:val="18"/>
                <w:rtl w:val="0"/>
              </w:rPr>
              <w:t xml:space="preserve">for visual inspection of blurring.</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Sans Pro" w:cs="Source Sans Pro" w:eastAsia="Source Sans Pro" w:hAnsi="Source Sans Pro"/>
                <w:sz w:val="18"/>
                <w:szCs w:val="18"/>
              </w:rPr>
            </w:pPr>
            <w:r w:rsidDel="00000000" w:rsidR="00000000" w:rsidRPr="00000000">
              <w:rPr>
                <w:rtl w:val="0"/>
              </w:rPr>
            </w:r>
          </w:p>
        </w:tc>
        <w:tc>
          <w:tcPr>
            <w:shd w:fill="efefef" w:val="clear"/>
            <w:tcMar>
              <w:top w:w="100.0" w:type="dxa"/>
              <w:left w:w="100.0" w:type="dxa"/>
              <w:bottom w:w="100.0" w:type="dxa"/>
              <w:right w:w="100.0" w:type="dxa"/>
            </w:tcMar>
          </w:tcPr>
          <w:p w:rsidR="00000000" w:rsidDel="00000000" w:rsidP="00000000" w:rsidRDefault="00000000" w:rsidRPr="00000000" w14:paraId="00000048">
            <w:pPr>
              <w:widowControl w:val="0"/>
              <w:spacing w:line="240" w:lineRule="auto"/>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spectrum_correlation</w:t>
            </w:r>
            <w:sdt>
              <w:sdtPr>
                <w:tag w:val="goog_rdk_37"/>
              </w:sdtPr>
              <w:sdtContent>
                <w:del w:author="Marcelo Araya" w:id="29" w:date="2024-09-30T01:36:18Z">
                  <w:r w:rsidDel="00000000" w:rsidR="00000000" w:rsidRPr="00000000">
                    <w:rPr>
                      <w:rFonts w:ascii="Source Sans Pro" w:cs="Source Sans Pro" w:eastAsia="Source Sans Pro" w:hAnsi="Source Sans Pro"/>
                      <w:i w:val="1"/>
                      <w:sz w:val="18"/>
                      <w:szCs w:val="18"/>
                      <w:rtl w:val="0"/>
                    </w:rPr>
                    <w:delText xml:space="preserve">()</w:delText>
                  </w:r>
                </w:del>
              </w:sdtContent>
            </w:sdt>
            <w:r w:rsidDel="00000000" w:rsidR="00000000" w:rsidRPr="00000000">
              <w:rPr>
                <w:rtl w:val="0"/>
              </w:rPr>
            </w:r>
          </w:p>
        </w:tc>
        <w:tc>
          <w:tcPr>
            <w:shd w:fill="efefef" w:val="clear"/>
            <w:tcMar>
              <w:top w:w="100.0" w:type="dxa"/>
              <w:left w:w="100.0" w:type="dxa"/>
              <w:bottom w:w="100.0" w:type="dxa"/>
              <w:right w:w="100.0" w:type="dxa"/>
            </w:tcMar>
          </w:tcPr>
          <w:p w:rsidR="00000000" w:rsidDel="00000000" w:rsidP="00000000" w:rsidRDefault="00000000" w:rsidRPr="00000000" w14:paraId="00000049">
            <w:pPr>
              <w:widowControl w:val="0"/>
              <w:spacing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Measures the similarity between reference and test sounds as the Pearson correlation between two power spectra. E</w:t>
            </w:r>
            <w:r w:rsidDel="00000000" w:rsidR="00000000" w:rsidRPr="00000000">
              <w:rPr>
                <w:rFonts w:ascii="Source Sans Pro" w:cs="Source Sans Pro" w:eastAsia="Source Sans Pro" w:hAnsi="Source Sans Pro"/>
                <w:sz w:val="18"/>
                <w:szCs w:val="18"/>
                <w:rtl w:val="0"/>
              </w:rPr>
              <w:t xml:space="preserve">quivalent to </w:t>
            </w:r>
            <w:r w:rsidDel="00000000" w:rsidR="00000000" w:rsidRPr="00000000">
              <w:rPr>
                <w:rFonts w:ascii="Source Sans Pro" w:cs="Source Sans Pro" w:eastAsia="Source Sans Pro" w:hAnsi="Source Sans Pro"/>
                <w:i w:val="1"/>
                <w:sz w:val="18"/>
                <w:szCs w:val="18"/>
                <w:rtl w:val="0"/>
              </w:rPr>
              <w:t xml:space="preserve">spectrum_correlation</w:t>
            </w:r>
            <w:sdt>
              <w:sdtPr>
                <w:tag w:val="goog_rdk_38"/>
              </w:sdtPr>
              <w:sdtContent>
                <w:del w:author="Marcelo Araya" w:id="30" w:date="2024-09-30T01:36:18Z">
                  <w:r w:rsidDel="00000000" w:rsidR="00000000" w:rsidRPr="00000000">
                    <w:rPr>
                      <w:rFonts w:ascii="Source Sans Pro" w:cs="Source Sans Pro" w:eastAsia="Source Sans Pro" w:hAnsi="Source Sans Pro"/>
                      <w:i w:val="1"/>
                      <w:sz w:val="18"/>
                      <w:szCs w:val="18"/>
                      <w:rtl w:val="0"/>
                    </w:rPr>
                    <w:delText xml:space="preserve">()</w:delText>
                  </w:r>
                </w:del>
              </w:sdtContent>
            </w:sdt>
            <w:r w:rsidDel="00000000" w:rsidR="00000000" w:rsidRPr="00000000">
              <w:rPr>
                <w:rFonts w:ascii="Source Sans Pro" w:cs="Source Sans Pro" w:eastAsia="Source Sans Pro" w:hAnsi="Source Sans Pro"/>
                <w:sz w:val="18"/>
                <w:szCs w:val="18"/>
                <w:rtl w:val="0"/>
              </w:rPr>
              <w:t xml:space="preserve"> but in the frequency domain</w:t>
            </w:r>
            <w:r w:rsidDel="00000000" w:rsidR="00000000" w:rsidRPr="00000000">
              <w:rPr>
                <w:rFonts w:ascii="Source Sans Pro" w:cs="Source Sans Pro" w:eastAsia="Source Sans Pro" w:hAnsi="Source Sans Pro"/>
                <w:sz w:val="18"/>
                <w:szCs w:val="18"/>
                <w:rtl w:val="0"/>
              </w:rPr>
              <w:t xml:space="preserve">. Lower values indicate more degradation. </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Sans Pro" w:cs="Source Sans Pro" w:eastAsia="Source Sans Pro" w:hAnsi="Source Sans Pro"/>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spacing w:line="240" w:lineRule="auto"/>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tail_to_signal_ratio</w:t>
            </w:r>
            <w:sdt>
              <w:sdtPr>
                <w:tag w:val="goog_rdk_39"/>
              </w:sdtPr>
              <w:sdtContent>
                <w:del w:author="Marcelo Araya" w:id="31" w:date="2024-09-30T01:36:19Z">
                  <w:r w:rsidDel="00000000" w:rsidR="00000000" w:rsidRPr="00000000">
                    <w:rPr>
                      <w:rFonts w:ascii="Source Sans Pro" w:cs="Source Sans Pro" w:eastAsia="Source Sans Pro" w:hAnsi="Source Sans Pro"/>
                      <w:i w:val="1"/>
                      <w:sz w:val="18"/>
                      <w:szCs w:val="18"/>
                      <w:rtl w:val="0"/>
                    </w:rPr>
                    <w:delText xml:space="preserve">()</w:delText>
                  </w:r>
                </w:del>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Measures the ratio of power in the tail of reverberations (found immediately after the sound) to that of the test sounds. Sound power is measured as the root-mean-square of the amplitude envelope. Higher values indicate more degradation (more reverberation) (Holland et al. 2001; </w:t>
            </w:r>
            <w:r w:rsidDel="00000000" w:rsidR="00000000" w:rsidRPr="00000000">
              <w:rPr>
                <w:rFonts w:ascii="Source Sans Pro" w:cs="Source Sans Pro" w:eastAsia="Source Sans Pro" w:hAnsi="Source Sans Pro"/>
                <w:sz w:val="18"/>
                <w:szCs w:val="18"/>
                <w:highlight w:val="white"/>
                <w:rtl w:val="0"/>
              </w:rPr>
              <w:t xml:space="preserve">Nemeth et al. 2006</w:t>
            </w:r>
            <w:r w:rsidDel="00000000" w:rsidR="00000000" w:rsidRPr="00000000">
              <w:rPr>
                <w:rFonts w:ascii="Source Sans Pro" w:cs="Source Sans Pro" w:eastAsia="Source Sans Pro" w:hAnsi="Source Sans Pro"/>
                <w:sz w:val="18"/>
                <w:szCs w:val="18"/>
                <w:rtl w:val="0"/>
              </w:rPr>
              <w:t xml:space="preserve">). </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Sans Pro" w:cs="Source Sans Pro" w:eastAsia="Source Sans Pro" w:hAnsi="Source Sans Pro"/>
                <w:sz w:val="18"/>
                <w:szCs w:val="18"/>
              </w:rPr>
            </w:pPr>
            <w:r w:rsidDel="00000000" w:rsidR="00000000" w:rsidRPr="00000000">
              <w:rPr>
                <w:rtl w:val="0"/>
              </w:rPr>
            </w:r>
          </w:p>
        </w:tc>
        <w:tc>
          <w:tcPr>
            <w:shd w:fill="efefef" w:val="clear"/>
            <w:tcMar>
              <w:top w:w="100.0" w:type="dxa"/>
              <w:left w:w="100.0" w:type="dxa"/>
              <w:bottom w:w="100.0" w:type="dxa"/>
              <w:right w:w="100.0" w:type="dxa"/>
            </w:tcMar>
          </w:tcPr>
          <w:p w:rsidR="00000000" w:rsidDel="00000000" w:rsidP="00000000" w:rsidRDefault="00000000" w:rsidRPr="00000000" w14:paraId="0000004E">
            <w:pPr>
              <w:widowControl w:val="0"/>
              <w:spacing w:line="240" w:lineRule="auto"/>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plot_degradation</w:t>
            </w:r>
            <w:sdt>
              <w:sdtPr>
                <w:tag w:val="goog_rdk_40"/>
              </w:sdtPr>
              <w:sdtContent>
                <w:del w:author="Marcelo Araya" w:id="32" w:date="2024-09-30T01:36:27Z">
                  <w:r w:rsidDel="00000000" w:rsidR="00000000" w:rsidRPr="00000000">
                    <w:rPr>
                      <w:rFonts w:ascii="Source Sans Pro" w:cs="Source Sans Pro" w:eastAsia="Source Sans Pro" w:hAnsi="Source Sans Pro"/>
                      <w:i w:val="1"/>
                      <w:sz w:val="18"/>
                      <w:szCs w:val="18"/>
                      <w:rtl w:val="0"/>
                    </w:rPr>
                    <w:delText xml:space="preserve">()</w:delText>
                  </w:r>
                </w:del>
              </w:sdtContent>
            </w:sdt>
            <w:r w:rsidDel="00000000" w:rsidR="00000000" w:rsidRPr="00000000">
              <w:rPr>
                <w:rtl w:val="0"/>
              </w:rPr>
            </w:r>
          </w:p>
        </w:tc>
        <w:tc>
          <w:tcPr>
            <w:shd w:fill="efefef" w:val="clear"/>
            <w:tcMar>
              <w:top w:w="100.0" w:type="dxa"/>
              <w:left w:w="100.0" w:type="dxa"/>
              <w:bottom w:w="100.0" w:type="dxa"/>
              <w:right w:w="100.0" w:type="dxa"/>
            </w:tcMar>
          </w:tcPr>
          <w:p w:rsidR="00000000" w:rsidDel="00000000" w:rsidP="00000000" w:rsidRDefault="00000000" w:rsidRPr="00000000" w14:paraId="0000004F">
            <w:pPr>
              <w:widowControl w:val="0"/>
              <w:spacing w:after="200" w:line="240" w:lineRule="auto"/>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8"/>
                <w:szCs w:val="18"/>
                <w:rtl w:val="0"/>
              </w:rPr>
              <w:t xml:space="preserve">Creates multipanel plots (as image files) with spectrograms, amplitude envelopes, and power spectra of reference and test sounds, arranged by distance and transect to simplify visual assessment of degradation (as in Fig. 2).</w:t>
            </w:r>
            <w:r w:rsidDel="00000000" w:rsidR="00000000" w:rsidRPr="00000000">
              <w:rPr>
                <w:rtl w:val="0"/>
              </w:rPr>
            </w:r>
          </w:p>
        </w:tc>
      </w:tr>
    </w:tbl>
    <w:p w:rsidR="00000000" w:rsidDel="00000000" w:rsidP="00000000" w:rsidRDefault="00000000" w:rsidRPr="00000000" w14:paraId="00000050">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51">
      <w:pPr>
        <w:rPr>
          <w:rFonts w:ascii="Source Sans Pro" w:cs="Source Sans Pro" w:eastAsia="Source Sans Pro" w:hAnsi="Source Sans Pro"/>
          <w:b w:val="1"/>
        </w:rPr>
      </w:pPr>
      <w:r w:rsidDel="00000000" w:rsidR="00000000" w:rsidRPr="00000000">
        <w:rPr>
          <w:rtl w:val="0"/>
        </w:rPr>
      </w:r>
    </w:p>
    <w:sdt>
      <w:sdtPr>
        <w:tag w:val="goog_rdk_42"/>
      </w:sdtPr>
      <w:sdtContent>
        <w:p w:rsidR="00000000" w:rsidDel="00000000" w:rsidP="00000000" w:rsidRDefault="00000000" w:rsidRPr="00000000" w14:paraId="00000052">
          <w:pPr>
            <w:spacing w:line="480" w:lineRule="auto"/>
            <w:rPr>
              <w:del w:author="Marcelo Araya" w:id="33" w:date="2024-09-28T20:10:32Z"/>
              <w:rFonts w:ascii="Source Sans Pro" w:cs="Source Sans Pro" w:eastAsia="Source Sans Pro" w:hAnsi="Source Sans Pro"/>
              <w:b w:val="1"/>
              <w:sz w:val="40"/>
              <w:szCs w:val="40"/>
            </w:rPr>
          </w:pPr>
          <w:r w:rsidDel="00000000" w:rsidR="00000000" w:rsidRPr="00000000">
            <w:rPr>
              <w:rFonts w:ascii="Source Sans Pro" w:cs="Source Sans Pro" w:eastAsia="Source Sans Pro" w:hAnsi="Source Sans Pro"/>
              <w:b w:val="1"/>
              <w:rtl w:val="0"/>
            </w:rPr>
            <w:t xml:space="preserve">2.1. Case study: effects of habitat and signal structure on propagation</w:t>
          </w:r>
          <w:sdt>
            <w:sdtPr>
              <w:tag w:val="goog_rdk_41"/>
            </w:sdtPr>
            <w:sdtContent>
              <w:del w:author="Marcelo Araya" w:id="33" w:date="2024-09-28T20:10:32Z">
                <w:r w:rsidDel="00000000" w:rsidR="00000000" w:rsidRPr="00000000">
                  <w:rPr>
                    <w:rtl w:val="0"/>
                  </w:rPr>
                </w:r>
              </w:del>
            </w:sdtContent>
          </w:sdt>
        </w:p>
      </w:sdtContent>
    </w:sdt>
    <w:sdt>
      <w:sdtPr>
        <w:tag w:val="goog_rdk_44"/>
      </w:sdtPr>
      <w:sdtContent>
        <w:p w:rsidR="00000000" w:rsidDel="00000000" w:rsidP="00000000" w:rsidRDefault="00000000" w:rsidRPr="00000000" w14:paraId="00000053">
          <w:pPr>
            <w:spacing w:line="480" w:lineRule="auto"/>
            <w:rPr>
              <w:rFonts w:ascii="Source Sans Pro" w:cs="Source Sans Pro" w:eastAsia="Source Sans Pro" w:hAnsi="Source Sans Pro"/>
              <w:rPrChange w:author="Marcelo Araya" w:id="34" w:date="2024-09-28T20:10:32Z">
                <w:rPr>
                  <w:rFonts w:ascii="Source Sans Pro" w:cs="Source Sans Pro" w:eastAsia="Source Sans Pro" w:hAnsi="Source Sans Pro"/>
                  <w:i w:val="1"/>
                </w:rPr>
              </w:rPrChange>
            </w:rPr>
          </w:pPr>
          <w:sdt>
            <w:sdtPr>
              <w:tag w:val="goog_rdk_43"/>
            </w:sdtPr>
            <w:sdtContent>
              <w:r w:rsidDel="00000000" w:rsidR="00000000" w:rsidRPr="00000000">
                <w:rPr>
                  <w:rtl w:val="0"/>
                </w:rPr>
              </w:r>
            </w:sdtContent>
          </w:sdt>
        </w:p>
      </w:sdtContent>
    </w:sdt>
    <w:p w:rsidR="00000000" w:rsidDel="00000000" w:rsidP="00000000" w:rsidRDefault="00000000" w:rsidRPr="00000000" w14:paraId="00000054">
      <w:pPr>
        <w:spacing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We conducted a sound transmission propagation experiment to assess how habitat and signal structure influence the degradation of synthesized sounds. These two factors are among the most commonly evaluated when investigating the impact of the environment on acoustic communication in terrestrial ecosystems. In closed habitats, such as forests, acoustic signal degradation is more pronounced as they reverberate, scatter, or are absorbed depending on the vegetation structure as well as on structural features of the signals themselves (Morton 1975; Marten and Marler 1977)  Hence, the study provides an experimental design and results that are familiar and accessible to potential users.</w:t>
      </w:r>
      <w:r w:rsidDel="00000000" w:rsidR="00000000" w:rsidRPr="00000000">
        <w:rPr>
          <w:rFonts w:ascii="Source Sans Pro" w:cs="Source Sans Pro" w:eastAsia="Source Sans Pro" w:hAnsi="Source Sans Pro"/>
          <w:i w:val="1"/>
          <w:rtl w:val="0"/>
        </w:rPr>
        <w:t xml:space="preserve"> </w:t>
      </w:r>
      <w:r w:rsidDel="00000000" w:rsidR="00000000" w:rsidRPr="00000000">
        <w:rPr>
          <w:rFonts w:ascii="Source Sans Pro" w:cs="Source Sans Pro" w:eastAsia="Source Sans Pro" w:hAnsi="Source Sans Pro"/>
          <w:rtl w:val="0"/>
        </w:rPr>
        <w:t xml:space="preserve"> Experiments were conducted on March 3, 2020 at Bosque de Tlalpan, Mexico City, an urban park composed of a mixture of xeric shrubland and oak forest. The average temperature and relative humidity during the experiment (+/- standard deviation) were 25.86 °C (+/- 1.65 °C), and 23% (+/- 6%) respectively. Reference sounds were recorded in an open understory (described below) at a mean sound pressure level of 82 dB, fast averaging, measured at 1 m from the playback speaker (Bose color soundlink). Test sounds were recorded along a transect at 10, 30, 65, and 100 m from the speaker with an Audio-Technica ATR6550X microphone and a Zoom H4n Pro recorder (44.1 kHz sampling rate, 16 bit amplitude resolution, WAV format). Both the microphone and speaker were placed horizontally at 2 m above ground, attached to vertical poles. Playbacks were conducted at three locations within the park. At each location, we broadcast sounds over one transect in habitat with open understory (a flat and clear walking path with no vegetation between the speaker and microphone) and an adjacent transect in habitat with closed understory (regular vegetation between the speaker and microphone). The order of the transects (open and closed) was alternated.</w:t>
      </w:r>
    </w:p>
    <w:p w:rsidR="00000000" w:rsidDel="00000000" w:rsidP="00000000" w:rsidRDefault="00000000" w:rsidRPr="00000000" w14:paraId="00000055">
      <w:pPr>
        <w:spacing w:line="480" w:lineRule="auto"/>
        <w:rPr>
          <w:rFonts w:ascii="Source Sans Pro" w:cs="Source Sans Pro" w:eastAsia="Source Sans Pro" w:hAnsi="Source Sans Pro"/>
          <w:i w:val="1"/>
        </w:rPr>
      </w:pPr>
      <w:r w:rsidDel="00000000" w:rsidR="00000000" w:rsidRPr="00000000">
        <w:rPr>
          <w:rtl w:val="0"/>
        </w:rPr>
      </w:r>
    </w:p>
    <w:p w:rsidR="00000000" w:rsidDel="00000000" w:rsidP="00000000" w:rsidRDefault="00000000" w:rsidRPr="00000000" w14:paraId="00000056">
      <w:pPr>
        <w:spacing w:line="480" w:lineRule="auto"/>
        <w:rPr>
          <w:rFonts w:ascii="Source Sans Pro" w:cs="Source Sans Pro" w:eastAsia="Source Sans Pro" w:hAnsi="Source Sans Pro"/>
          <w:i w:val="1"/>
        </w:rPr>
      </w:pPr>
      <w:r w:rsidDel="00000000" w:rsidR="00000000" w:rsidRPr="00000000">
        <w:rPr>
          <w:rFonts w:ascii="Source Sans Pro" w:cs="Source Sans Pro" w:eastAsia="Source Sans Pro" w:hAnsi="Source Sans Pro"/>
          <w:i w:val="1"/>
          <w:rtl w:val="0"/>
        </w:rPr>
        <w:t xml:space="preserve">Synthesized sounds</w:t>
      </w:r>
    </w:p>
    <w:p w:rsidR="00000000" w:rsidDel="00000000" w:rsidP="00000000" w:rsidRDefault="00000000" w:rsidRPr="00000000" w14:paraId="00000057">
      <w:pPr>
        <w:spacing w:line="480" w:lineRule="auto"/>
        <w:rPr>
          <w:rFonts w:ascii="Source Sans Pro" w:cs="Source Sans Pro" w:eastAsia="Source Sans Pro" w:hAnsi="Source Sans Pro"/>
          <w:i w:val="1"/>
        </w:rPr>
      </w:pPr>
      <w:r w:rsidDel="00000000" w:rsidR="00000000" w:rsidRPr="00000000">
        <w:rPr>
          <w:rtl w:val="0"/>
        </w:rPr>
      </w:r>
    </w:p>
    <w:p w:rsidR="00000000" w:rsidDel="00000000" w:rsidP="00000000" w:rsidRDefault="00000000" w:rsidRPr="00000000" w14:paraId="00000058">
      <w:pPr>
        <w:spacing w:line="480" w:lineRule="auto"/>
        <w:ind w:right="-40.8661417322827"/>
        <w:rPr>
          <w:rFonts w:ascii="Source Sans Pro" w:cs="Source Sans Pro" w:eastAsia="Source Sans Pro" w:hAnsi="Source Sans Pro"/>
          <w:highlight w:val="yellow"/>
        </w:rPr>
      </w:pPr>
      <w:r w:rsidDel="00000000" w:rsidR="00000000" w:rsidRPr="00000000">
        <w:rPr>
          <w:rFonts w:ascii="Source Sans Pro" w:cs="Source Sans Pro" w:eastAsia="Source Sans Pro" w:hAnsi="Source Sans Pro"/>
          <w:rtl w:val="0"/>
        </w:rPr>
        <w:t xml:space="preserve">The use of synthetic sounds in propagation experiments enables the creation of diverse, controlled acoustic variations that isolate specific signal features. This allows researchers to evaluate the association between signal structure and degradation with high precision through robust statistical inference</w:t>
      </w:r>
      <w:r w:rsidDel="00000000" w:rsidR="00000000" w:rsidRPr="00000000">
        <w:rPr>
          <w:rFonts w:ascii="Source Sans Pro" w:cs="Source Sans Pro" w:eastAsia="Source Sans Pro" w:hAnsi="Source Sans Pro"/>
          <w:i w:val="1"/>
          <w:rtl w:val="0"/>
        </w:rPr>
        <w:t xml:space="preserve"> (e.g. Morton 1975, Tobias et al. 2010). </w:t>
      </w:r>
      <w:r w:rsidDel="00000000" w:rsidR="00000000" w:rsidRPr="00000000">
        <w:rPr>
          <w:rFonts w:ascii="Source Sans Pro" w:cs="Source Sans Pro" w:eastAsia="Source Sans Pro" w:hAnsi="Source Sans Pro"/>
          <w:rtl w:val="0"/>
        </w:rPr>
        <w:t xml:space="preserve">We used the baRulho function </w:t>
      </w:r>
      <w:r w:rsidDel="00000000" w:rsidR="00000000" w:rsidRPr="00000000">
        <w:rPr>
          <w:rFonts w:ascii="Source Sans Pro" w:cs="Source Sans Pro" w:eastAsia="Source Sans Pro" w:hAnsi="Source Sans Pro"/>
          <w:i w:val="1"/>
          <w:rtl w:val="0"/>
        </w:rPr>
        <w:t xml:space="preserve">synth_sounds</w:t>
      </w:r>
      <w:r w:rsidDel="00000000" w:rsidR="00000000" w:rsidRPr="00000000">
        <w:rPr>
          <w:rFonts w:ascii="Source Sans Pro" w:cs="Source Sans Pro" w:eastAsia="Source Sans Pro" w:hAnsi="Source Sans Pro"/>
          <w:rtl w:val="0"/>
        </w:rPr>
        <w:t xml:space="preserve"> to create synthesized sounds that varied in four structural features: frequency (20 values between 0.5 and 10 kHz, every 0.5 kHz), duration (0.1 s and 0.2 s), frequency modulation (pure tones versus frequency modulated sounds, simulated with a Brownian bridge motion stochastic process), amplitude modulation (flat amplitude envelopes versus two amplitude peaks with a value 4 times that of the lowest amplitude). We synthesized sounds representing all possible combinations of signal structure with the four varying features, which resulted in 160 unique sounds that typify a range of signal features common in animal vocalizations. </w:t>
      </w:r>
      <w:r w:rsidDel="00000000" w:rsidR="00000000" w:rsidRPr="00000000">
        <w:rPr>
          <w:rFonts w:ascii="Source Sans Pro" w:cs="Source Sans Pro" w:eastAsia="Source Sans Pro" w:hAnsi="Source Sans Pro"/>
          <w:rtl w:val="0"/>
        </w:rPr>
        <w:t xml:space="preserve">Each structure was replicated three times for a total of 480 sounds in the master sound file which lasted 254 s (but note that it included test sound</w:t>
      </w:r>
      <w:sdt>
        <w:sdtPr>
          <w:tag w:val="goog_rdk_45"/>
        </w:sdtPr>
        <w:sdtContent>
          <w:ins w:author="Marcelo Araya" w:id="35" w:date="2024-09-30T01:30:06Z">
            <w:r w:rsidDel="00000000" w:rsidR="00000000" w:rsidRPr="00000000">
              <w:rPr>
                <w:rFonts w:ascii="Source Sans Pro" w:cs="Source Sans Pro" w:eastAsia="Source Sans Pro" w:hAnsi="Source Sans Pro"/>
                <w:rtl w:val="0"/>
              </w:rPr>
              <w:t xml:space="preserve">s</w:t>
            </w:r>
          </w:ins>
        </w:sdtContent>
      </w:sdt>
      <w:r w:rsidDel="00000000" w:rsidR="00000000" w:rsidRPr="00000000">
        <w:rPr>
          <w:rFonts w:ascii="Source Sans Pro" w:cs="Source Sans Pro" w:eastAsia="Source Sans Pro" w:hAnsi="Source Sans Pro"/>
          <w:rtl w:val="0"/>
        </w:rPr>
        <w:t xml:space="preserve"> from another study).</w:t>
      </w:r>
      <w:r w:rsidDel="00000000" w:rsidR="00000000" w:rsidRPr="00000000">
        <w:rPr>
          <w:rtl w:val="0"/>
        </w:rPr>
      </w:r>
    </w:p>
    <w:p w:rsidR="00000000" w:rsidDel="00000000" w:rsidP="00000000" w:rsidRDefault="00000000" w:rsidRPr="00000000" w14:paraId="00000059">
      <w:pPr>
        <w:spacing w:line="480" w:lineRule="auto"/>
        <w:rPr>
          <w:rFonts w:ascii="Source Sans Pro" w:cs="Source Sans Pro" w:eastAsia="Source Sans Pro" w:hAnsi="Source Sans Pro"/>
        </w:rPr>
      </w:pPr>
      <w:r w:rsidDel="00000000" w:rsidR="00000000" w:rsidRPr="00000000">
        <w:rPr>
          <w:rtl w:val="0"/>
        </w:rPr>
      </w:r>
    </w:p>
    <w:tbl>
      <w:tblPr>
        <w:tblStyle w:val="Table2"/>
        <w:tblW w:w="9315.0" w:type="dxa"/>
        <w:jc w:val="left"/>
        <w:tblInd w:w="-255.0" w:type="dxa"/>
        <w:tblLayout w:type="fixed"/>
        <w:tblLook w:val="0400"/>
      </w:tblPr>
      <w:tblGrid>
        <w:gridCol w:w="9315"/>
        <w:tblGridChange w:id="0">
          <w:tblGrid>
            <w:gridCol w:w="9315"/>
          </w:tblGrid>
        </w:tblGridChange>
      </w:tblGrid>
      <w:tr>
        <w:trPr>
          <w:cantSplit w:val="0"/>
          <w:tblHeader w:val="0"/>
        </w:trPr>
        <w:tc>
          <w:tcPr>
            <w:shd w:fill="474949" w:val="clear"/>
            <w:tcMar>
              <w:top w:w="100.0" w:type="dxa"/>
              <w:left w:w="100.0" w:type="dxa"/>
              <w:bottom w:w="100.0" w:type="dxa"/>
              <w:right w:w="100.0" w:type="dxa"/>
            </w:tcMar>
          </w:tcPr>
          <w:p w:rsidR="00000000" w:rsidDel="00000000" w:rsidP="00000000" w:rsidRDefault="00000000" w:rsidRPr="00000000" w14:paraId="0000005A">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color w:val="d1d9e1"/>
                <w:shd w:fill="474949" w:val="clear"/>
                <w:rtl w:val="0"/>
              </w:rPr>
              <w:t xml:space="preserve">synth_data &lt;-</w:t>
              <w:br w:type="textWrapping"/>
              <w:tab/>
              <w:t xml:space="preserve">synth_sounds(</w:t>
              <w:br w:type="textWrapping"/>
              <w:t xml:space="preserve">    </w:t>
              <w:tab/>
              <w:t xml:space="preserve">replicates = </w:t>
            </w:r>
            <w:r w:rsidDel="00000000" w:rsidR="00000000" w:rsidRPr="00000000">
              <w:rPr>
                <w:rFonts w:ascii="Source Sans Pro" w:cs="Source Sans Pro" w:eastAsia="Source Sans Pro" w:hAnsi="Source Sans Pro"/>
                <w:color w:val="f99157"/>
                <w:shd w:fill="474949" w:val="clear"/>
                <w:rtl w:val="0"/>
              </w:rPr>
              <w:t xml:space="preserve">3</w:t>
            </w:r>
            <w:r w:rsidDel="00000000" w:rsidR="00000000" w:rsidRPr="00000000">
              <w:rPr>
                <w:rFonts w:ascii="Source Sans Pro" w:cs="Source Sans Pro" w:eastAsia="Source Sans Pro" w:hAnsi="Source Sans Pro"/>
                <w:color w:val="d1d9e1"/>
                <w:shd w:fill="474949" w:val="clear"/>
                <w:rtl w:val="0"/>
              </w:rPr>
              <w:t xml:space="preserve">, </w:t>
            </w:r>
            <w:r w:rsidDel="00000000" w:rsidR="00000000" w:rsidRPr="00000000">
              <w:rPr>
                <w:rFonts w:ascii="Source Sans Pro" w:cs="Source Sans Pro" w:eastAsia="Source Sans Pro" w:hAnsi="Source Sans Pro"/>
                <w:i w:val="1"/>
                <w:color w:val="969896"/>
                <w:shd w:fill="474949" w:val="clear"/>
                <w:rtl w:val="0"/>
              </w:rPr>
              <w:t xml:space="preserve"># number of replicates for each feature combination</w:t>
            </w:r>
            <w:r w:rsidDel="00000000" w:rsidR="00000000" w:rsidRPr="00000000">
              <w:rPr>
                <w:rFonts w:ascii="Source Sans Pro" w:cs="Source Sans Pro" w:eastAsia="Source Sans Pro" w:hAnsi="Source Sans Pro"/>
                <w:color w:val="d1d9e1"/>
                <w:shd w:fill="474949" w:val="clear"/>
                <w:rtl w:val="0"/>
              </w:rPr>
              <w:br w:type="textWrapping"/>
              <w:t xml:space="preserve">    </w:t>
              <w:tab/>
              <w:t xml:space="preserve">frequencies = seq(</w:t>
            </w:r>
            <w:r w:rsidDel="00000000" w:rsidR="00000000" w:rsidRPr="00000000">
              <w:rPr>
                <w:rFonts w:ascii="Source Sans Pro" w:cs="Source Sans Pro" w:eastAsia="Source Sans Pro" w:hAnsi="Source Sans Pro"/>
                <w:color w:val="f99157"/>
                <w:shd w:fill="474949" w:val="clear"/>
                <w:rtl w:val="0"/>
              </w:rPr>
              <w:t xml:space="preserve">0.5</w:t>
            </w:r>
            <w:r w:rsidDel="00000000" w:rsidR="00000000" w:rsidRPr="00000000">
              <w:rPr>
                <w:rFonts w:ascii="Source Sans Pro" w:cs="Source Sans Pro" w:eastAsia="Source Sans Pro" w:hAnsi="Source Sans Pro"/>
                <w:color w:val="d1d9e1"/>
                <w:shd w:fill="474949" w:val="clear"/>
                <w:rtl w:val="0"/>
              </w:rPr>
              <w:t xml:space="preserve">, </w:t>
            </w:r>
            <w:r w:rsidDel="00000000" w:rsidR="00000000" w:rsidRPr="00000000">
              <w:rPr>
                <w:rFonts w:ascii="Source Sans Pro" w:cs="Source Sans Pro" w:eastAsia="Source Sans Pro" w:hAnsi="Source Sans Pro"/>
                <w:color w:val="f99157"/>
                <w:shd w:fill="474949" w:val="clear"/>
                <w:rtl w:val="0"/>
              </w:rPr>
              <w:t xml:space="preserve">10</w:t>
            </w:r>
            <w:r w:rsidDel="00000000" w:rsidR="00000000" w:rsidRPr="00000000">
              <w:rPr>
                <w:rFonts w:ascii="Source Sans Pro" w:cs="Source Sans Pro" w:eastAsia="Source Sans Pro" w:hAnsi="Source Sans Pro"/>
                <w:color w:val="d1d9e1"/>
                <w:shd w:fill="474949" w:val="clear"/>
                <w:rtl w:val="0"/>
              </w:rPr>
              <w:t xml:space="preserve">, length.out = </w:t>
            </w:r>
            <w:r w:rsidDel="00000000" w:rsidR="00000000" w:rsidRPr="00000000">
              <w:rPr>
                <w:rFonts w:ascii="Source Sans Pro" w:cs="Source Sans Pro" w:eastAsia="Source Sans Pro" w:hAnsi="Source Sans Pro"/>
                <w:color w:val="f99157"/>
                <w:shd w:fill="474949" w:val="clear"/>
                <w:rtl w:val="0"/>
              </w:rPr>
              <w:t xml:space="preserve">20</w:t>
            </w:r>
            <w:r w:rsidDel="00000000" w:rsidR="00000000" w:rsidRPr="00000000">
              <w:rPr>
                <w:rFonts w:ascii="Source Sans Pro" w:cs="Source Sans Pro" w:eastAsia="Source Sans Pro" w:hAnsi="Source Sans Pro"/>
                <w:color w:val="d1d9e1"/>
                <w:shd w:fill="474949" w:val="clear"/>
                <w:rtl w:val="0"/>
              </w:rPr>
              <w:t xml:space="preserve">),</w:t>
              <w:br w:type="textWrapping"/>
              <w:t xml:space="preserve">    </w:t>
              <w:tab/>
              <w:t xml:space="preserve">durations = c(</w:t>
            </w:r>
            <w:r w:rsidDel="00000000" w:rsidR="00000000" w:rsidRPr="00000000">
              <w:rPr>
                <w:rFonts w:ascii="Source Sans Pro" w:cs="Source Sans Pro" w:eastAsia="Source Sans Pro" w:hAnsi="Source Sans Pro"/>
                <w:color w:val="f99157"/>
                <w:shd w:fill="474949" w:val="clear"/>
                <w:rtl w:val="0"/>
              </w:rPr>
              <w:t xml:space="preserve">0.2</w:t>
            </w:r>
            <w:r w:rsidDel="00000000" w:rsidR="00000000" w:rsidRPr="00000000">
              <w:rPr>
                <w:rFonts w:ascii="Source Sans Pro" w:cs="Source Sans Pro" w:eastAsia="Source Sans Pro" w:hAnsi="Source Sans Pro"/>
                <w:color w:val="d1d9e1"/>
                <w:shd w:fill="474949" w:val="clear"/>
                <w:rtl w:val="0"/>
              </w:rPr>
              <w:t xml:space="preserve">, </w:t>
            </w:r>
            <w:r w:rsidDel="00000000" w:rsidR="00000000" w:rsidRPr="00000000">
              <w:rPr>
                <w:rFonts w:ascii="Source Sans Pro" w:cs="Source Sans Pro" w:eastAsia="Source Sans Pro" w:hAnsi="Source Sans Pro"/>
                <w:color w:val="f99157"/>
                <w:shd w:fill="474949" w:val="clear"/>
                <w:rtl w:val="0"/>
              </w:rPr>
              <w:t xml:space="preserve">0.1</w:t>
            </w:r>
            <w:r w:rsidDel="00000000" w:rsidR="00000000" w:rsidRPr="00000000">
              <w:rPr>
                <w:rFonts w:ascii="Source Sans Pro" w:cs="Source Sans Pro" w:eastAsia="Source Sans Pro" w:hAnsi="Source Sans Pro"/>
                <w:color w:val="d1d9e1"/>
                <w:shd w:fill="474949" w:val="clear"/>
                <w:rtl w:val="0"/>
              </w:rPr>
              <w:t xml:space="preserve">),</w:t>
              <w:br w:type="textWrapping"/>
              <w:t xml:space="preserve">    </w:t>
              <w:tab/>
              <w:t xml:space="preserve">am = </w:t>
            </w:r>
            <w:r w:rsidDel="00000000" w:rsidR="00000000" w:rsidRPr="00000000">
              <w:rPr>
                <w:rFonts w:ascii="Source Sans Pro" w:cs="Source Sans Pro" w:eastAsia="Source Sans Pro" w:hAnsi="Source Sans Pro"/>
                <w:color w:val="cc99cc"/>
                <w:shd w:fill="474949" w:val="clear"/>
                <w:rtl w:val="0"/>
              </w:rPr>
              <w:t xml:space="preserve">TRUE</w:t>
            </w:r>
            <w:r w:rsidDel="00000000" w:rsidR="00000000" w:rsidRPr="00000000">
              <w:rPr>
                <w:rFonts w:ascii="Source Sans Pro" w:cs="Source Sans Pro" w:eastAsia="Source Sans Pro" w:hAnsi="Source Sans Pro"/>
                <w:color w:val="d1d9e1"/>
                <w:shd w:fill="474949" w:val="clear"/>
                <w:rtl w:val="0"/>
              </w:rPr>
              <w:t xml:space="preserve">, </w:t>
            </w:r>
            <w:r w:rsidDel="00000000" w:rsidR="00000000" w:rsidRPr="00000000">
              <w:rPr>
                <w:rFonts w:ascii="Source Sans Pro" w:cs="Source Sans Pro" w:eastAsia="Source Sans Pro" w:hAnsi="Source Sans Pro"/>
                <w:i w:val="1"/>
                <w:color w:val="969896"/>
                <w:shd w:fill="474949" w:val="clear"/>
                <w:rtl w:val="0"/>
              </w:rPr>
              <w:t xml:space="preserve"># amplitude modulation</w:t>
            </w:r>
            <w:r w:rsidDel="00000000" w:rsidR="00000000" w:rsidRPr="00000000">
              <w:rPr>
                <w:rFonts w:ascii="Source Sans Pro" w:cs="Source Sans Pro" w:eastAsia="Source Sans Pro" w:hAnsi="Source Sans Pro"/>
                <w:color w:val="d1d9e1"/>
                <w:shd w:fill="474949" w:val="clear"/>
                <w:rtl w:val="0"/>
              </w:rPr>
              <w:br w:type="textWrapping"/>
              <w:t xml:space="preserve">    </w:t>
              <w:tab/>
              <w:t xml:space="preserve">fm = </w:t>
            </w:r>
            <w:r w:rsidDel="00000000" w:rsidR="00000000" w:rsidRPr="00000000">
              <w:rPr>
                <w:rFonts w:ascii="Source Sans Pro" w:cs="Source Sans Pro" w:eastAsia="Source Sans Pro" w:hAnsi="Source Sans Pro"/>
                <w:color w:val="cc99cc"/>
                <w:shd w:fill="474949" w:val="clear"/>
                <w:rtl w:val="0"/>
              </w:rPr>
              <w:t xml:space="preserve">TRUE</w:t>
            </w:r>
            <w:r w:rsidDel="00000000" w:rsidR="00000000" w:rsidRPr="00000000">
              <w:rPr>
                <w:rFonts w:ascii="Source Sans Pro" w:cs="Source Sans Pro" w:eastAsia="Source Sans Pro" w:hAnsi="Source Sans Pro"/>
                <w:color w:val="d1d9e1"/>
                <w:shd w:fill="474949" w:val="clear"/>
                <w:rtl w:val="0"/>
              </w:rPr>
              <w:t xml:space="preserve">, </w:t>
            </w:r>
            <w:r w:rsidDel="00000000" w:rsidR="00000000" w:rsidRPr="00000000">
              <w:rPr>
                <w:rFonts w:ascii="Source Sans Pro" w:cs="Source Sans Pro" w:eastAsia="Source Sans Pro" w:hAnsi="Source Sans Pro"/>
                <w:i w:val="1"/>
                <w:color w:val="969896"/>
                <w:shd w:fill="474949" w:val="clear"/>
                <w:rtl w:val="0"/>
              </w:rPr>
              <w:t xml:space="preserve"># frequency modulation</w:t>
            </w:r>
            <w:r w:rsidDel="00000000" w:rsidR="00000000" w:rsidRPr="00000000">
              <w:rPr>
                <w:rFonts w:ascii="Source Sans Pro" w:cs="Source Sans Pro" w:eastAsia="Source Sans Pro" w:hAnsi="Source Sans Pro"/>
                <w:color w:val="d1d9e1"/>
                <w:shd w:fill="474949" w:val="clear"/>
                <w:rtl w:val="0"/>
              </w:rPr>
              <w:br w:type="textWrapping"/>
              <w:t xml:space="preserve">    </w:t>
              <w:tab/>
              <w:t xml:space="preserve">sig2 = </w:t>
            </w:r>
            <w:r w:rsidDel="00000000" w:rsidR="00000000" w:rsidRPr="00000000">
              <w:rPr>
                <w:rFonts w:ascii="Source Sans Pro" w:cs="Source Sans Pro" w:eastAsia="Source Sans Pro" w:hAnsi="Source Sans Pro"/>
                <w:color w:val="f99157"/>
                <w:shd w:fill="474949" w:val="clear"/>
                <w:rtl w:val="0"/>
              </w:rPr>
              <w:t xml:space="preserve">0.8</w:t>
            </w:r>
            <w:r w:rsidDel="00000000" w:rsidR="00000000" w:rsidRPr="00000000">
              <w:rPr>
                <w:rFonts w:ascii="Source Sans Pro" w:cs="Source Sans Pro" w:eastAsia="Source Sans Pro" w:hAnsi="Source Sans Pro"/>
                <w:color w:val="d1d9e1"/>
                <w:shd w:fill="474949" w:val="clear"/>
                <w:rtl w:val="0"/>
              </w:rPr>
              <w:t xml:space="preserve">, </w:t>
            </w:r>
            <w:r w:rsidDel="00000000" w:rsidR="00000000" w:rsidRPr="00000000">
              <w:rPr>
                <w:rFonts w:ascii="Source Sans Pro" w:cs="Source Sans Pro" w:eastAsia="Source Sans Pro" w:hAnsi="Source Sans Pro"/>
                <w:i w:val="1"/>
                <w:color w:val="969896"/>
                <w:shd w:fill="474949" w:val="clear"/>
                <w:rtl w:val="0"/>
              </w:rPr>
              <w:t xml:space="preserve"># frequency modulation parameter</w:t>
            </w:r>
            <w:r w:rsidDel="00000000" w:rsidR="00000000" w:rsidRPr="00000000">
              <w:rPr>
                <w:rFonts w:ascii="Source Sans Pro" w:cs="Source Sans Pro" w:eastAsia="Source Sans Pro" w:hAnsi="Source Sans Pro"/>
                <w:color w:val="d1d9e1"/>
                <w:shd w:fill="474949" w:val="clear"/>
                <w:rtl w:val="0"/>
              </w:rPr>
              <w:br w:type="textWrapping"/>
              <w:t xml:space="preserve">    </w:t>
              <w:tab/>
              <w:t xml:space="preserve">shuffle = </w:t>
            </w:r>
            <w:r w:rsidDel="00000000" w:rsidR="00000000" w:rsidRPr="00000000">
              <w:rPr>
                <w:rFonts w:ascii="Source Sans Pro" w:cs="Source Sans Pro" w:eastAsia="Source Sans Pro" w:hAnsi="Source Sans Pro"/>
                <w:color w:val="cc99cc"/>
                <w:shd w:fill="474949" w:val="clear"/>
                <w:rtl w:val="0"/>
              </w:rPr>
              <w:t xml:space="preserve">TRUE</w:t>
            </w:r>
            <w:r w:rsidDel="00000000" w:rsidR="00000000" w:rsidRPr="00000000">
              <w:rPr>
                <w:rFonts w:ascii="Source Sans Pro" w:cs="Source Sans Pro" w:eastAsia="Source Sans Pro" w:hAnsi="Source Sans Pro"/>
                <w:color w:val="d1d9e1"/>
                <w:shd w:fill="474949" w:val="clear"/>
                <w:rtl w:val="0"/>
              </w:rPr>
              <w:t xml:space="preserve"> </w:t>
            </w:r>
            <w:r w:rsidDel="00000000" w:rsidR="00000000" w:rsidRPr="00000000">
              <w:rPr>
                <w:rFonts w:ascii="Source Sans Pro" w:cs="Source Sans Pro" w:eastAsia="Source Sans Pro" w:hAnsi="Source Sans Pro"/>
                <w:i w:val="1"/>
                <w:color w:val="969896"/>
                <w:shd w:fill="474949" w:val="clear"/>
                <w:rtl w:val="0"/>
              </w:rPr>
              <w:t xml:space="preserve"># randomize the position of sounds</w:t>
            </w:r>
            <w:r w:rsidDel="00000000" w:rsidR="00000000" w:rsidRPr="00000000">
              <w:rPr>
                <w:rFonts w:ascii="Source Sans Pro" w:cs="Source Sans Pro" w:eastAsia="Source Sans Pro" w:hAnsi="Source Sans Pro"/>
                <w:color w:val="d1d9e1"/>
                <w:shd w:fill="474949" w:val="clear"/>
                <w:rtl w:val="0"/>
              </w:rPr>
              <w:br w:type="textWrapping"/>
              <w:tab/>
              <w:t xml:space="preserve">)</w:t>
            </w:r>
            <w:r w:rsidDel="00000000" w:rsidR="00000000" w:rsidRPr="00000000">
              <w:rPr>
                <w:rtl w:val="0"/>
              </w:rPr>
            </w:r>
          </w:p>
        </w:tc>
      </w:tr>
    </w:tbl>
    <w:p w:rsidR="00000000" w:rsidDel="00000000" w:rsidP="00000000" w:rsidRDefault="00000000" w:rsidRPr="00000000" w14:paraId="0000005B">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5C">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5D">
      <w:pPr>
        <w:spacing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position of sounds in the master sound file was randomized to avoid adjacent replicates (argument </w:t>
      </w:r>
      <w:r w:rsidDel="00000000" w:rsidR="00000000" w:rsidRPr="00000000">
        <w:rPr>
          <w:rFonts w:ascii="Source Sans Pro" w:cs="Source Sans Pro" w:eastAsia="Source Sans Pro" w:hAnsi="Source Sans Pro"/>
          <w:i w:val="1"/>
          <w:rtl w:val="0"/>
        </w:rPr>
        <w:t xml:space="preserve">shuffle = </w:t>
      </w:r>
      <w:r w:rsidDel="00000000" w:rsidR="00000000" w:rsidRPr="00000000">
        <w:rPr>
          <w:rFonts w:ascii="Source Sans Pro" w:cs="Source Sans Pro" w:eastAsia="Source Sans Pro" w:hAnsi="Source Sans Pro"/>
          <w:rtl w:val="0"/>
        </w:rPr>
        <w:t xml:space="preserve">TRUE). This helps to avoid clustering samples for a given treatment within the master file, which may be affected by </w:t>
      </w:r>
      <w:sdt>
        <w:sdtPr>
          <w:tag w:val="goog_rdk_46"/>
        </w:sdtPr>
        <w:sdtContent>
          <w:ins w:author="Marcelo Araya" w:id="36" w:date="2024-09-29T00:14:13Z">
            <w:r w:rsidDel="00000000" w:rsidR="00000000" w:rsidRPr="00000000">
              <w:rPr>
                <w:rFonts w:ascii="Source Sans Pro" w:cs="Source Sans Pro" w:eastAsia="Source Sans Pro" w:hAnsi="Source Sans Pro"/>
                <w:rtl w:val="0"/>
              </w:rPr>
              <w:t xml:space="preserve">overlapping sounds or </w:t>
            </w:r>
            <w:r w:rsidDel="00000000" w:rsidR="00000000" w:rsidRPr="00000000">
              <w:rPr>
                <w:rFonts w:ascii="Source Sans Pro" w:cs="Source Sans Pro" w:eastAsia="Source Sans Pro" w:hAnsi="Source Sans Pro"/>
                <w:rtl w:val="0"/>
              </w:rPr>
              <w:t xml:space="preserve">fluctuations in the stationary background noise</w:t>
            </w:r>
          </w:ins>
        </w:sdtContent>
      </w:sdt>
      <w:sdt>
        <w:sdtPr>
          <w:tag w:val="goog_rdk_47"/>
        </w:sdtPr>
        <w:sdtContent>
          <w:del w:author="Marcelo Araya" w:id="36" w:date="2024-09-29T00:14:13Z">
            <w:r w:rsidDel="00000000" w:rsidR="00000000" w:rsidRPr="00000000">
              <w:rPr>
                <w:rFonts w:ascii="Source Sans Pro" w:cs="Source Sans Pro" w:eastAsia="Source Sans Pro" w:hAnsi="Source Sans Pro"/>
                <w:rtl w:val="0"/>
              </w:rPr>
              <w:delText xml:space="preserve">fluctuations</w:delText>
            </w:r>
            <w:r w:rsidDel="00000000" w:rsidR="00000000" w:rsidRPr="00000000">
              <w:rPr>
                <w:rFonts w:ascii="Source Sans Pro" w:cs="Source Sans Pro" w:eastAsia="Source Sans Pro" w:hAnsi="Source Sans Pro"/>
                <w:rtl w:val="0"/>
              </w:rPr>
              <w:delText xml:space="preserve"> or irregularities of ambient sound</w:delText>
            </w:r>
          </w:del>
        </w:sdtContent>
      </w:sdt>
      <w:r w:rsidDel="00000000" w:rsidR="00000000" w:rsidRPr="00000000">
        <w:rPr>
          <w:rFonts w:ascii="Source Sans Pro" w:cs="Source Sans Pro" w:eastAsia="Source Sans Pro" w:hAnsi="Source Sans Pro"/>
          <w:rtl w:val="0"/>
        </w:rPr>
        <w:t xml:space="preserve">s that mask test sounds during playback experiments. The amount of modulation can be adjusted with the argument </w:t>
      </w:r>
      <w:r w:rsidDel="00000000" w:rsidR="00000000" w:rsidRPr="00000000">
        <w:rPr>
          <w:rFonts w:ascii="Source Sans Pro" w:cs="Source Sans Pro" w:eastAsia="Source Sans Pro" w:hAnsi="Source Sans Pro"/>
          <w:i w:val="1"/>
          <w:rtl w:val="0"/>
        </w:rPr>
        <w:t xml:space="preserve">sig2</w:t>
      </w:r>
      <w:r w:rsidDel="00000000" w:rsidR="00000000" w:rsidRPr="00000000">
        <w:rPr>
          <w:rFonts w:ascii="Source Sans Pro" w:cs="Source Sans Pro" w:eastAsia="Source Sans Pro" w:hAnsi="Source Sans Pro"/>
          <w:rtl w:val="0"/>
        </w:rPr>
        <w:t xml:space="preserve">,</w:t>
      </w:r>
      <w:r w:rsidDel="00000000" w:rsidR="00000000" w:rsidRPr="00000000">
        <w:rPr>
          <w:rFonts w:ascii="Source Sans Pro" w:cs="Source Sans Pro" w:eastAsia="Source Sans Pro" w:hAnsi="Source Sans Pro"/>
          <w:i w:val="1"/>
          <w:rtl w:val="0"/>
        </w:rPr>
        <w:t xml:space="preserve"> </w:t>
      </w:r>
      <w:r w:rsidDel="00000000" w:rsidR="00000000" w:rsidRPr="00000000">
        <w:rPr>
          <w:rFonts w:ascii="Source Sans Pro" w:cs="Source Sans Pro" w:eastAsia="Source Sans Pro" w:hAnsi="Source Sans Pro"/>
          <w:rtl w:val="0"/>
        </w:rPr>
        <w:t xml:space="preserve">which controls the magnitude of frequency change at each step in the Brownian motion process</w:t>
      </w:r>
      <w:r w:rsidDel="00000000" w:rsidR="00000000" w:rsidRPr="00000000">
        <w:rPr>
          <w:rFonts w:ascii="Source Sans Pro" w:cs="Source Sans Pro" w:eastAsia="Source Sans Pro" w:hAnsi="Source Sans Pro"/>
          <w:i w:val="1"/>
          <w:rtl w:val="0"/>
        </w:rPr>
        <w:t xml:space="preserve">. </w:t>
      </w:r>
      <w:r w:rsidDel="00000000" w:rsidR="00000000" w:rsidRPr="00000000">
        <w:rPr>
          <w:rFonts w:ascii="Source Sans Pro" w:cs="Source Sans Pro" w:eastAsia="Source Sans Pro" w:hAnsi="Source Sans Pro"/>
          <w:rtl w:val="0"/>
        </w:rPr>
        <w:t xml:space="preserve">The output of </w:t>
      </w:r>
      <w:r w:rsidDel="00000000" w:rsidR="00000000" w:rsidRPr="00000000">
        <w:rPr>
          <w:rFonts w:ascii="Source Sans Pro" w:cs="Source Sans Pro" w:eastAsia="Source Sans Pro" w:hAnsi="Source Sans Pro"/>
          <w:i w:val="1"/>
          <w:rtl w:val="0"/>
        </w:rPr>
        <w:t xml:space="preserve">synth_sounds</w:t>
      </w:r>
      <w:sdt>
        <w:sdtPr>
          <w:tag w:val="goog_rdk_48"/>
        </w:sdtPr>
        <w:sdtContent>
          <w:del w:author="Marcelo Araya" w:id="37" w:date="2024-09-30T01:35:01Z">
            <w:r w:rsidDel="00000000" w:rsidR="00000000" w:rsidRPr="00000000">
              <w:rPr>
                <w:rFonts w:ascii="Source Sans Pro" w:cs="Source Sans Pro" w:eastAsia="Source Sans Pro" w:hAnsi="Source Sans Pro"/>
                <w:i w:val="1"/>
                <w:rtl w:val="0"/>
              </w:rPr>
              <w:delText xml:space="preserve">()</w:delText>
            </w:r>
          </w:del>
        </w:sdtContent>
      </w:sdt>
      <w:r w:rsidDel="00000000" w:rsidR="00000000" w:rsidRPr="00000000">
        <w:rPr>
          <w:rFonts w:ascii="Source Sans Pro" w:cs="Source Sans Pro" w:eastAsia="Source Sans Pro" w:hAnsi="Source Sans Pro"/>
          <w:rtl w:val="0"/>
        </w:rPr>
        <w:t xml:space="preserve"> can be used by the function </w:t>
      </w:r>
      <w:r w:rsidDel="00000000" w:rsidR="00000000" w:rsidRPr="00000000">
        <w:rPr>
          <w:rFonts w:ascii="Source Sans Pro" w:cs="Source Sans Pro" w:eastAsia="Source Sans Pro" w:hAnsi="Source Sans Pro"/>
          <w:i w:val="1"/>
          <w:rtl w:val="0"/>
        </w:rPr>
        <w:t xml:space="preserve">master_sound_file</w:t>
      </w:r>
      <w:sdt>
        <w:sdtPr>
          <w:tag w:val="goog_rdk_49"/>
        </w:sdtPr>
        <w:sdtContent>
          <w:del w:author="Marcelo Araya" w:id="38" w:date="2024-09-30T01:35:03Z">
            <w:r w:rsidDel="00000000" w:rsidR="00000000" w:rsidRPr="00000000">
              <w:rPr>
                <w:rFonts w:ascii="Source Sans Pro" w:cs="Source Sans Pro" w:eastAsia="Source Sans Pro" w:hAnsi="Source Sans Pro"/>
                <w:i w:val="1"/>
                <w:rtl w:val="0"/>
              </w:rPr>
              <w:delText xml:space="preserve">()</w:delText>
            </w:r>
          </w:del>
        </w:sdtContent>
      </w:sdt>
      <w:r w:rsidDel="00000000" w:rsidR="00000000" w:rsidRPr="00000000">
        <w:rPr>
          <w:rFonts w:ascii="Source Sans Pro" w:cs="Source Sans Pro" w:eastAsia="Source Sans Pro" w:hAnsi="Source Sans Pro"/>
          <w:rtl w:val="0"/>
        </w:rPr>
        <w:t xml:space="preserve"> to create a master sound file for playback experiments (i.e. a sound file with all the model sounds in which propagation will be quantified). This function concatenates all sounds into a single sound file, adding silence between sounds</w:t>
      </w:r>
      <w:sdt>
        <w:sdtPr>
          <w:tag w:val="goog_rdk_50"/>
        </w:sdtPr>
        <w:sdtContent>
          <w:ins w:author="Marcelo Araya" w:id="39" w:date="2024-09-30T01:30:34Z">
            <w:r w:rsidDel="00000000" w:rsidR="00000000" w:rsidRPr="00000000">
              <w:rPr>
                <w:rFonts w:ascii="Source Sans Pro" w:cs="Source Sans Pro" w:eastAsia="Source Sans Pro" w:hAnsi="Source Sans Pro"/>
                <w:rtl w:val="0"/>
              </w:rPr>
              <w:t xml:space="preserve">. The duration of the silence </w:t>
            </w:r>
            <w:sdt>
              <w:sdtPr>
                <w:tag w:val="goog_rdk_51"/>
              </w:sdtPr>
              <w:sdtContent>
                <w:del w:author="Marcelo Araya" w:id="39" w:date="2024-09-30T01:30:34Z">
                  <w:r w:rsidDel="00000000" w:rsidR="00000000" w:rsidRPr="00000000">
                    <w:rPr>
                      <w:rFonts w:ascii="Source Sans Pro" w:cs="Source Sans Pro" w:eastAsia="Source Sans Pro" w:hAnsi="Source Sans Pro"/>
                      <w:rtl w:val="0"/>
                    </w:rPr>
                    <w:delText xml:space="preserve">sounds</w:delText>
                  </w:r>
                </w:del>
              </w:sdtContent>
            </w:sdt>
          </w:ins>
        </w:sdtContent>
      </w:sdt>
      <w:sdt>
        <w:sdtPr>
          <w:tag w:val="goog_rdk_52"/>
        </w:sdtPr>
        <w:sdtContent>
          <w:del w:author="Marcelo Araya" w:id="39" w:date="2024-09-30T01:30:34Z">
            <w:r w:rsidDel="00000000" w:rsidR="00000000" w:rsidRPr="00000000">
              <w:rPr>
                <w:rFonts w:ascii="Source Sans Pro" w:cs="Source Sans Pro" w:eastAsia="Source Sans Pro" w:hAnsi="Source Sans Pro"/>
                <w:rtl w:val="0"/>
              </w:rPr>
              <w:delText xml:space="preserve"> </w:delText>
            </w:r>
          </w:del>
        </w:sdtContent>
      </w:sdt>
      <w:sdt>
        <w:sdtPr>
          <w:tag w:val="goog_rdk_53"/>
        </w:sdtPr>
        <w:sdtContent>
          <w:ins w:author="Marcelo Araya" w:id="40" w:date="2024-09-30T01:31:03Z">
            <w:r w:rsidDel="00000000" w:rsidR="00000000" w:rsidRPr="00000000">
              <w:rPr>
                <w:rFonts w:ascii="Source Sans Pro" w:cs="Source Sans Pro" w:eastAsia="Source Sans Pro" w:hAnsi="Source Sans Pro"/>
                <w:rtl w:val="0"/>
              </w:rPr>
              <w:t xml:space="preserve">can be controlled with the </w:t>
            </w:r>
          </w:ins>
        </w:sdtContent>
      </w:sdt>
      <w:sdt>
        <w:sdtPr>
          <w:tag w:val="goog_rdk_54"/>
        </w:sdtPr>
        <w:sdtContent>
          <w:del w:author="Marcelo Araya" w:id="40" w:date="2024-09-30T01:31:03Z">
            <w:r w:rsidDel="00000000" w:rsidR="00000000" w:rsidRPr="00000000">
              <w:rPr>
                <w:rFonts w:ascii="Source Sans Pro" w:cs="Source Sans Pro" w:eastAsia="Source Sans Pro" w:hAnsi="Source Sans Pro"/>
                <w:rtl w:val="0"/>
              </w:rPr>
              <w:delText xml:space="preserve">(</w:delText>
            </w:r>
          </w:del>
        </w:sdtContent>
      </w:sdt>
      <w:r w:rsidDel="00000000" w:rsidR="00000000" w:rsidRPr="00000000">
        <w:rPr>
          <w:rFonts w:ascii="Source Sans Pro" w:cs="Source Sans Pro" w:eastAsia="Source Sans Pro" w:hAnsi="Source Sans Pro"/>
          <w:rtl w:val="0"/>
        </w:rPr>
        <w:t xml:space="preserve">argument </w:t>
      </w:r>
      <w:r w:rsidDel="00000000" w:rsidR="00000000" w:rsidRPr="00000000">
        <w:rPr>
          <w:rFonts w:ascii="Source Sans Pro" w:cs="Source Sans Pro" w:eastAsia="Source Sans Pro" w:hAnsi="Source Sans Pro"/>
          <w:i w:val="1"/>
          <w:rtl w:val="0"/>
        </w:rPr>
        <w:t xml:space="preserve">gaps</w:t>
      </w:r>
      <w:sdt>
        <w:sdtPr>
          <w:tag w:val="goog_rdk_55"/>
        </w:sdtPr>
        <w:sdtContent>
          <w:del w:author="Marcelo Araya" w:id="41" w:date="2024-09-30T01:31:10Z">
            <w:r w:rsidDel="00000000" w:rsidR="00000000" w:rsidRPr="00000000">
              <w:rPr>
                <w:rFonts w:ascii="Source Sans Pro" w:cs="Source Sans Pro" w:eastAsia="Source Sans Pro" w:hAnsi="Source Sans Pro"/>
                <w:rtl w:val="0"/>
              </w:rPr>
              <w:delText xml:space="preserve">)</w:delText>
            </w:r>
          </w:del>
        </w:sdtContent>
      </w:sdt>
      <w:r w:rsidDel="00000000" w:rsidR="00000000" w:rsidRPr="00000000">
        <w:rPr>
          <w:rFonts w:ascii="Source Sans Pro" w:cs="Source Sans Pro" w:eastAsia="Source Sans Pro" w:hAnsi="Source Sans Pro"/>
          <w:rtl w:val="0"/>
        </w:rPr>
        <w:t xml:space="preserve">. In addition, the function adds two acoustic markers at the start and end of the sound files to allow for automated annotation of the re-recorded test files (hereafter test files, explained below; Fig. 1):</w:t>
      </w:r>
    </w:p>
    <w:p w:rsidR="00000000" w:rsidDel="00000000" w:rsidP="00000000" w:rsidRDefault="00000000" w:rsidRPr="00000000" w14:paraId="0000005E">
      <w:pPr>
        <w:rPr>
          <w:rFonts w:ascii="Source Sans Pro" w:cs="Source Sans Pro" w:eastAsia="Source Sans Pro" w:hAnsi="Source Sans Pro"/>
        </w:rPr>
      </w:pPr>
      <w:r w:rsidDel="00000000" w:rsidR="00000000" w:rsidRPr="00000000">
        <w:rPr>
          <w:rtl w:val="0"/>
        </w:rPr>
      </w:r>
    </w:p>
    <w:tbl>
      <w:tblPr>
        <w:tblStyle w:val="Table3"/>
        <w:tblW w:w="9450.0" w:type="dxa"/>
        <w:jc w:val="left"/>
        <w:tblLayout w:type="fixed"/>
        <w:tblLook w:val="0400"/>
      </w:tblPr>
      <w:tblGrid>
        <w:gridCol w:w="9450"/>
        <w:tblGridChange w:id="0">
          <w:tblGrid>
            <w:gridCol w:w="9450"/>
          </w:tblGrid>
        </w:tblGridChange>
      </w:tblGrid>
      <w:tr>
        <w:trPr>
          <w:cantSplit w:val="0"/>
          <w:tblHeader w:val="0"/>
        </w:trPr>
        <w:tc>
          <w:tcPr>
            <w:shd w:fill="474949" w:val="clear"/>
            <w:tcMar>
              <w:top w:w="100.0" w:type="dxa"/>
              <w:left w:w="100.0" w:type="dxa"/>
              <w:bottom w:w="100.0" w:type="dxa"/>
              <w:right w:w="100.0" w:type="dxa"/>
            </w:tcMar>
          </w:tcPr>
          <w:p w:rsidR="00000000" w:rsidDel="00000000" w:rsidP="00000000" w:rsidRDefault="00000000" w:rsidRPr="00000000" w14:paraId="0000005F">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color w:val="d1d9e1"/>
                <w:shd w:fill="474949" w:val="clear"/>
                <w:rtl w:val="0"/>
              </w:rPr>
              <w:t xml:space="preserve">master_annotations &lt;- master_sound_file(X = synth_data, </w:t>
            </w:r>
            <w:r w:rsidDel="00000000" w:rsidR="00000000" w:rsidRPr="00000000">
              <w:rPr>
                <w:rFonts w:ascii="Source Sans Pro" w:cs="Source Sans Pro" w:eastAsia="Source Sans Pro" w:hAnsi="Source Sans Pro"/>
                <w:i w:val="1"/>
                <w:color w:val="969896"/>
                <w:shd w:fill="474949" w:val="clear"/>
                <w:rtl w:val="0"/>
              </w:rPr>
              <w:t xml:space="preserve"># synthesized sound data</w:t>
            </w:r>
            <w:r w:rsidDel="00000000" w:rsidR="00000000" w:rsidRPr="00000000">
              <w:rPr>
                <w:rFonts w:ascii="Source Sans Pro" w:cs="Source Sans Pro" w:eastAsia="Source Sans Pro" w:hAnsi="Source Sans Pro"/>
                <w:color w:val="d1d9e1"/>
                <w:shd w:fill="474949" w:val="clear"/>
                <w:rtl w:val="0"/>
              </w:rPr>
              <w:br w:type="textWrapping"/>
              <w:t xml:space="preserve">              </w:t>
              <w:tab/>
              <w:t xml:space="preserve">file.name = </w:t>
            </w:r>
            <w:r w:rsidDel="00000000" w:rsidR="00000000" w:rsidRPr="00000000">
              <w:rPr>
                <w:rFonts w:ascii="Source Sans Pro" w:cs="Source Sans Pro" w:eastAsia="Source Sans Pro" w:hAnsi="Source Sans Pro"/>
                <w:color w:val="8abeb7"/>
                <w:shd w:fill="474949" w:val="clear"/>
                <w:rtl w:val="0"/>
              </w:rPr>
              <w:t xml:space="preserve">"master"</w:t>
            </w:r>
            <w:r w:rsidDel="00000000" w:rsidR="00000000" w:rsidRPr="00000000">
              <w:rPr>
                <w:rFonts w:ascii="Source Sans Pro" w:cs="Source Sans Pro" w:eastAsia="Source Sans Pro" w:hAnsi="Source Sans Pro"/>
                <w:color w:val="d1d9e1"/>
                <w:shd w:fill="474949" w:val="clear"/>
                <w:rtl w:val="0"/>
              </w:rPr>
              <w:t xml:space="preserve">,  </w:t>
            </w:r>
            <w:r w:rsidDel="00000000" w:rsidR="00000000" w:rsidRPr="00000000">
              <w:rPr>
                <w:rFonts w:ascii="Source Sans Pro" w:cs="Source Sans Pro" w:eastAsia="Source Sans Pro" w:hAnsi="Source Sans Pro"/>
                <w:i w:val="1"/>
                <w:color w:val="969896"/>
                <w:shd w:fill="474949" w:val="clear"/>
                <w:rtl w:val="0"/>
              </w:rPr>
              <w:t xml:space="preserve"># name of the sound file</w:t>
            </w:r>
            <w:r w:rsidDel="00000000" w:rsidR="00000000" w:rsidRPr="00000000">
              <w:rPr>
                <w:rFonts w:ascii="Source Sans Pro" w:cs="Source Sans Pro" w:eastAsia="Source Sans Pro" w:hAnsi="Source Sans Pro"/>
                <w:color w:val="d1d9e1"/>
                <w:shd w:fill="474949" w:val="clear"/>
                <w:rtl w:val="0"/>
              </w:rPr>
              <w:br w:type="textWrapping"/>
              <w:t xml:space="preserve">              </w:t>
              <w:tab/>
              <w:t xml:space="preserve">gap.duration = </w:t>
            </w:r>
            <w:r w:rsidDel="00000000" w:rsidR="00000000" w:rsidRPr="00000000">
              <w:rPr>
                <w:rFonts w:ascii="Source Sans Pro" w:cs="Source Sans Pro" w:eastAsia="Source Sans Pro" w:hAnsi="Source Sans Pro"/>
                <w:color w:val="f99157"/>
                <w:shd w:fill="474949" w:val="clear"/>
                <w:rtl w:val="0"/>
              </w:rPr>
              <w:t xml:space="preserve">0.2</w:t>
            </w:r>
            <w:r w:rsidDel="00000000" w:rsidR="00000000" w:rsidRPr="00000000">
              <w:rPr>
                <w:rFonts w:ascii="Source Sans Pro" w:cs="Source Sans Pro" w:eastAsia="Source Sans Pro" w:hAnsi="Source Sans Pro"/>
                <w:color w:val="d1d9e1"/>
                <w:shd w:fill="474949" w:val="clear"/>
                <w:rtl w:val="0"/>
              </w:rPr>
              <w:t xml:space="preserve">) </w:t>
            </w:r>
            <w:r w:rsidDel="00000000" w:rsidR="00000000" w:rsidRPr="00000000">
              <w:rPr>
                <w:rFonts w:ascii="Source Sans Pro" w:cs="Source Sans Pro" w:eastAsia="Source Sans Pro" w:hAnsi="Source Sans Pro"/>
                <w:i w:val="1"/>
                <w:color w:val="969896"/>
                <w:shd w:fill="474949" w:val="clear"/>
                <w:rtl w:val="0"/>
              </w:rPr>
              <w:t xml:space="preserve"># duration of silence in between sounds</w:t>
            </w:r>
            <w:r w:rsidDel="00000000" w:rsidR="00000000" w:rsidRPr="00000000">
              <w:rPr>
                <w:rtl w:val="0"/>
              </w:rPr>
            </w:r>
          </w:p>
        </w:tc>
      </w:tr>
    </w:tbl>
    <w:p w:rsidR="00000000" w:rsidDel="00000000" w:rsidP="00000000" w:rsidRDefault="00000000" w:rsidRPr="00000000" w14:paraId="00000060">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61">
      <w:pPr>
        <w:spacing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result is a WAV file added to the current working directory and a data frame with annotations (i.e. time-frequency location) of sounds in the WAV file. The </w:t>
      </w:r>
      <w:r w:rsidDel="00000000" w:rsidR="00000000" w:rsidRPr="00000000">
        <w:rPr>
          <w:rFonts w:ascii="Source Sans Pro" w:cs="Source Sans Pro" w:eastAsia="Source Sans Pro" w:hAnsi="Source Sans Pro"/>
          <w:i w:val="1"/>
          <w:rtl w:val="0"/>
        </w:rPr>
        <w:t xml:space="preserve">master_sound_file </w:t>
      </w:r>
      <w:r w:rsidDel="00000000" w:rsidR="00000000" w:rsidRPr="00000000">
        <w:rPr>
          <w:rFonts w:ascii="Source Sans Pro" w:cs="Source Sans Pro" w:eastAsia="Source Sans Pro" w:hAnsi="Source Sans Pro"/>
          <w:rtl w:val="0"/>
        </w:rPr>
        <w:t xml:space="preserve">function normalizes the amplitude to ensure all sounds have the same maximum amplitude. This function can also be used to create master sound files from annotated animal (non-synthesized) sounds.</w:t>
      </w:r>
    </w:p>
    <w:p w:rsidR="00000000" w:rsidDel="00000000" w:rsidP="00000000" w:rsidRDefault="00000000" w:rsidRPr="00000000" w14:paraId="00000062">
      <w:pPr>
        <w:spacing w:line="48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63">
      <w:pPr>
        <w:spacing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i w:val="1"/>
          <w:rtl w:val="0"/>
        </w:rPr>
        <w:t xml:space="preserve">Time-sync test files </w:t>
      </w:r>
      <w:r w:rsidDel="00000000" w:rsidR="00000000" w:rsidRPr="00000000">
        <w:rPr>
          <w:rtl w:val="0"/>
        </w:rPr>
      </w:r>
    </w:p>
    <w:p w:rsidR="00000000" w:rsidDel="00000000" w:rsidP="00000000" w:rsidRDefault="00000000" w:rsidRPr="00000000" w14:paraId="00000064">
      <w:pPr>
        <w:spacing w:line="48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65">
      <w:pPr>
        <w:spacing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Following playback experiments, the next step is to accurately determine the time location of each </w:t>
      </w:r>
      <w:r w:rsidDel="00000000" w:rsidR="00000000" w:rsidRPr="00000000">
        <w:rPr>
          <w:rFonts w:ascii="Source Sans Pro" w:cs="Source Sans Pro" w:eastAsia="Source Sans Pro" w:hAnsi="Source Sans Pro"/>
          <w:rtl w:val="0"/>
        </w:rPr>
        <w:t xml:space="preserve">test sound among recordings. Without proper alignment, time mismatches between test and reference sounds can produce inaccurate results. Traditionally, the position of test sounds has </w:t>
      </w:r>
      <w:sdt>
        <w:sdtPr>
          <w:tag w:val="goog_rdk_56"/>
        </w:sdtPr>
        <w:sdtContent>
          <w:ins w:author="Marcelo Araya" w:id="42" w:date="2024-09-30T01:51:41Z">
            <w:r w:rsidDel="00000000" w:rsidR="00000000" w:rsidRPr="00000000">
              <w:rPr>
                <w:rFonts w:ascii="Source Sans Pro" w:cs="Source Sans Pro" w:eastAsia="Source Sans Pro" w:hAnsi="Source Sans Pro"/>
                <w:rtl w:val="0"/>
              </w:rPr>
              <w:t xml:space="preserve">relied on </w:t>
            </w:r>
          </w:ins>
        </w:sdtContent>
      </w:sdt>
      <w:sdt>
        <w:sdtPr>
          <w:tag w:val="goog_rdk_57"/>
        </w:sdtPr>
        <w:sdtContent>
          <w:del w:author="Marcelo Araya" w:id="42" w:date="2024-09-30T01:51:41Z">
            <w:r w:rsidDel="00000000" w:rsidR="00000000" w:rsidRPr="00000000">
              <w:rPr>
                <w:rFonts w:ascii="Source Sans Pro" w:cs="Source Sans Pro" w:eastAsia="Source Sans Pro" w:hAnsi="Source Sans Pro"/>
                <w:rtl w:val="0"/>
              </w:rPr>
              <w:delText xml:space="preserve">been determined by</w:delText>
            </w:r>
          </w:del>
        </w:sdtContent>
      </w:sdt>
      <w:r w:rsidDel="00000000" w:rsidR="00000000" w:rsidRPr="00000000">
        <w:rPr>
          <w:rFonts w:ascii="Source Sans Pro" w:cs="Source Sans Pro" w:eastAsia="Source Sans Pro" w:hAnsi="Source Sans Pro"/>
          <w:rtl w:val="0"/>
        </w:rPr>
        <w:t xml:space="preserve"> visual inspection of waveforms</w:t>
      </w:r>
      <w:sdt>
        <w:sdtPr>
          <w:tag w:val="goog_rdk_58"/>
        </w:sdtPr>
        <w:sdtContent>
          <w:ins w:author="Marcelo Araya" w:id="43" w:date="2024-09-30T01:53:51Z">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rtl w:val="0"/>
              </w:rPr>
              <w:t xml:space="preserve">sometimes aided by automatic alignment of individual sounds</w:t>
            </w:r>
          </w:ins>
        </w:sdtContent>
      </w:sdt>
      <w:r w:rsidDel="00000000" w:rsidR="00000000" w:rsidRPr="00000000">
        <w:rPr>
          <w:rFonts w:ascii="Source Sans Pro" w:cs="Source Sans Pro" w:eastAsia="Source Sans Pro" w:hAnsi="Source Sans Pro"/>
          <w:rtl w:val="0"/>
        </w:rPr>
        <w:t xml:space="preserve">, which can be</w:t>
      </w:r>
      <w:sdt>
        <w:sdtPr>
          <w:tag w:val="goog_rdk_59"/>
        </w:sdtPr>
        <w:sdtContent>
          <w:ins w:author="Marcelo Araya" w:id="44" w:date="2024-09-30T01:49:35Z">
            <w:r w:rsidDel="00000000" w:rsidR="00000000" w:rsidRPr="00000000">
              <w:rPr>
                <w:rFonts w:ascii="Source Sans Pro" w:cs="Source Sans Pro" w:eastAsia="Source Sans Pro" w:hAnsi="Source Sans Pro"/>
                <w:rtl w:val="0"/>
              </w:rPr>
              <w:t xml:space="preserve"> time </w:t>
            </w:r>
            <w:r w:rsidDel="00000000" w:rsidR="00000000" w:rsidRPr="00000000">
              <w:rPr>
                <w:rFonts w:ascii="Source Sans Pro" w:cs="Source Sans Pro" w:eastAsia="Source Sans Pro" w:hAnsi="Source Sans Pro"/>
                <w:rtl w:val="0"/>
              </w:rPr>
              <w:t xml:space="preserve">consuming</w:t>
            </w:r>
            <w:r w:rsidDel="00000000" w:rsidR="00000000" w:rsidRPr="00000000">
              <w:rPr>
                <w:rFonts w:ascii="Source Sans Pro" w:cs="Source Sans Pro" w:eastAsia="Source Sans Pro" w:hAnsi="Source Sans Pro"/>
                <w:rtl w:val="0"/>
              </w:rPr>
              <w:t xml:space="preserve"> and</w:t>
            </w:r>
          </w:ins>
        </w:sdtContent>
      </w:sdt>
      <w:r w:rsidDel="00000000" w:rsidR="00000000" w:rsidRPr="00000000">
        <w:rPr>
          <w:rFonts w:ascii="Source Sans Pro" w:cs="Source Sans Pro" w:eastAsia="Source Sans Pro" w:hAnsi="Source Sans Pro"/>
          <w:rtl w:val="0"/>
        </w:rPr>
        <w:t xml:space="preserve"> prone to user error. The package baRulho offers several functions to align recordings in a more systematic way. The function </w:t>
      </w:r>
      <w:r w:rsidDel="00000000" w:rsidR="00000000" w:rsidRPr="00000000">
        <w:rPr>
          <w:rFonts w:ascii="Source Sans Pro" w:cs="Source Sans Pro" w:eastAsia="Source Sans Pro" w:hAnsi="Source Sans Pro"/>
          <w:i w:val="1"/>
          <w:rtl w:val="0"/>
        </w:rPr>
        <w:t xml:space="preserve">find_markers</w:t>
      </w:r>
      <w:r w:rsidDel="00000000" w:rsidR="00000000" w:rsidRPr="00000000">
        <w:rPr>
          <w:rFonts w:ascii="Source Sans Pro" w:cs="Source Sans Pro" w:eastAsia="Source Sans Pro" w:hAnsi="Source Sans Pro"/>
          <w:rtl w:val="0"/>
        </w:rPr>
        <w:t xml:space="preserve"> uses spectrographic cross-correlation to locate, in test files, the start and end acoustic markers added by </w:t>
      </w:r>
      <w:r w:rsidDel="00000000" w:rsidR="00000000" w:rsidRPr="00000000">
        <w:rPr>
          <w:rFonts w:ascii="Source Sans Pro" w:cs="Source Sans Pro" w:eastAsia="Source Sans Pro" w:hAnsi="Source Sans Pro"/>
          <w:i w:val="1"/>
          <w:rtl w:val="0"/>
        </w:rPr>
        <w:t xml:space="preserve">master_sound_file</w:t>
      </w:r>
      <w:r w:rsidDel="00000000" w:rsidR="00000000" w:rsidRPr="00000000">
        <w:rPr>
          <w:rFonts w:ascii="Source Sans Pro" w:cs="Source Sans Pro" w:eastAsia="Source Sans Pro" w:hAnsi="Source Sans Pro"/>
          <w:rtl w:val="0"/>
        </w:rPr>
        <w:t xml:space="preserve">.</w:t>
      </w:r>
      <w:sdt>
        <w:sdtPr>
          <w:tag w:val="goog_rdk_60"/>
        </w:sdtPr>
        <w:sdtContent>
          <w:ins w:author="Marcelo Araya" w:id="45" w:date="2024-09-28T22:46:32Z">
            <w:r w:rsidDel="00000000" w:rsidR="00000000" w:rsidRPr="00000000">
              <w:rPr>
                <w:rFonts w:ascii="Source Sans Pro" w:cs="Source Sans Pro" w:eastAsia="Source Sans Pro" w:hAnsi="Source Sans Pro"/>
                <w:rtl w:val="0"/>
              </w:rPr>
              <w:t xml:space="preserve"> To do this the function correlates a spectrogram (i.e. a time by frequency matrix of power spectral density) of the marker in the master sound file </w:t>
            </w:r>
            <w:r w:rsidDel="00000000" w:rsidR="00000000" w:rsidRPr="00000000">
              <w:rPr>
                <w:rFonts w:ascii="Source Sans Pro" w:cs="Source Sans Pro" w:eastAsia="Source Sans Pro" w:hAnsi="Source Sans Pro"/>
                <w:rtl w:val="0"/>
              </w:rPr>
              <w:t xml:space="preserve">as a sliding window</w:t>
            </w:r>
            <w:r w:rsidDel="00000000" w:rsidR="00000000" w:rsidRPr="00000000">
              <w:rPr>
                <w:rFonts w:ascii="Source Sans Pro" w:cs="Source Sans Pro" w:eastAsia="Source Sans Pro" w:hAnsi="Source Sans Pro"/>
                <w:rtl w:val="0"/>
              </w:rPr>
              <w:t xml:space="preserve"> along the spectrogram of the test file. The time of the highest correlation is used as the position of the marker in a test file.</w:t>
            </w:r>
          </w:ins>
        </w:sdtContent>
      </w:sdt>
      <w:r w:rsidDel="00000000" w:rsidR="00000000" w:rsidRPr="00000000">
        <w:rPr>
          <w:rFonts w:ascii="Source Sans Pro" w:cs="Source Sans Pro" w:eastAsia="Source Sans Pro" w:hAnsi="Source Sans Pro"/>
          <w:rtl w:val="0"/>
        </w:rPr>
        <w:t xml:space="preserve"> Because the time difference between sounds remains constant, the position of sounds in the test files can be inferred by determining the position of any of the sounds. In this case, the structure of the start and end markers, with higher amplitude (twice that of test sounds by default) and low frequency (2 kHz median frequency by default) make them less prone to degradation during propagation and therefore more likely to be accurately located after being re-recorded. The following code finds acoustic markers over all test sounds from our experiment, which have been shared in the supplementary materials:</w:t>
      </w:r>
    </w:p>
    <w:p w:rsidR="00000000" w:rsidDel="00000000" w:rsidP="00000000" w:rsidRDefault="00000000" w:rsidRPr="00000000" w14:paraId="00000066">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w:t>
      </w:r>
    </w:p>
    <w:tbl>
      <w:tblPr>
        <w:tblStyle w:val="Table4"/>
        <w:tblW w:w="9465.0" w:type="dxa"/>
        <w:jc w:val="left"/>
        <w:tblLayout w:type="fixed"/>
        <w:tblLook w:val="0400"/>
      </w:tblPr>
      <w:tblGrid>
        <w:gridCol w:w="9465"/>
        <w:tblGridChange w:id="0">
          <w:tblGrid>
            <w:gridCol w:w="9465"/>
          </w:tblGrid>
        </w:tblGridChange>
      </w:tblGrid>
      <w:tr>
        <w:trPr>
          <w:cantSplit w:val="0"/>
          <w:tblHeader w:val="0"/>
        </w:trPr>
        <w:tc>
          <w:tcPr>
            <w:shd w:fill="474949" w:val="clear"/>
            <w:tcMar>
              <w:top w:w="100.0" w:type="dxa"/>
              <w:left w:w="100.0" w:type="dxa"/>
              <w:bottom w:w="100.0" w:type="dxa"/>
              <w:right w:w="100.0" w:type="dxa"/>
            </w:tcMar>
          </w:tcPr>
          <w:p w:rsidR="00000000" w:rsidDel="00000000" w:rsidP="00000000" w:rsidRDefault="00000000" w:rsidRPr="00000000" w14:paraId="00000067">
            <w:pPr>
              <w:widowControl w:val="0"/>
              <w:rPr>
                <w:rFonts w:ascii="Source Sans Pro" w:cs="Source Sans Pro" w:eastAsia="Source Sans Pro" w:hAnsi="Source Sans Pro"/>
                <w:color w:val="333333"/>
                <w:shd w:fill="f8f8f8" w:val="clear"/>
              </w:rPr>
            </w:pPr>
            <w:r w:rsidDel="00000000" w:rsidR="00000000" w:rsidRPr="00000000">
              <w:rPr>
                <w:rFonts w:ascii="Source Sans Pro" w:cs="Source Sans Pro" w:eastAsia="Source Sans Pro" w:hAnsi="Source Sans Pro"/>
                <w:i w:val="1"/>
                <w:color w:val="969896"/>
                <w:shd w:fill="474949" w:val="clear"/>
                <w:rtl w:val="0"/>
              </w:rPr>
              <w:t xml:space="preserve"># directory path where supplementary files have been saved</w:t>
            </w:r>
            <w:r w:rsidDel="00000000" w:rsidR="00000000" w:rsidRPr="00000000">
              <w:rPr>
                <w:rFonts w:ascii="Source Sans Pro" w:cs="Source Sans Pro" w:eastAsia="Source Sans Pro" w:hAnsi="Source Sans Pro"/>
                <w:color w:val="d1d9e1"/>
                <w:shd w:fill="474949" w:val="clear"/>
                <w:rtl w:val="0"/>
              </w:rPr>
              <w:br w:type="textWrapping"/>
              <w:t xml:space="preserve">options(sound.files.path = </w:t>
            </w:r>
            <w:r w:rsidDel="00000000" w:rsidR="00000000" w:rsidRPr="00000000">
              <w:rPr>
                <w:rFonts w:ascii="Source Sans Pro" w:cs="Source Sans Pro" w:eastAsia="Source Sans Pro" w:hAnsi="Source Sans Pro"/>
                <w:color w:val="8abeb7"/>
                <w:shd w:fill="474949" w:val="clear"/>
                <w:rtl w:val="0"/>
              </w:rPr>
              <w:t xml:space="preserve">"PATH_TO_FILES"</w:t>
            </w:r>
            <w:r w:rsidDel="00000000" w:rsidR="00000000" w:rsidRPr="00000000">
              <w:rPr>
                <w:rFonts w:ascii="Source Sans Pro" w:cs="Source Sans Pro" w:eastAsia="Source Sans Pro" w:hAnsi="Source Sans Pro"/>
                <w:color w:val="d1d9e1"/>
                <w:shd w:fill="474949" w:val="clear"/>
                <w:rtl w:val="0"/>
              </w:rPr>
              <w:t xml:space="preserve">)</w:t>
              <w:br w:type="textWrapping"/>
              <w:br w:type="textWrapping"/>
              <w:t xml:space="preserve">markers_in_tests &lt;-</w:t>
              <w:br w:type="textWrapping"/>
              <w:tab/>
              <w:t xml:space="preserve">find_markers(X = master_annotations)  </w:t>
            </w:r>
            <w:r w:rsidDel="00000000" w:rsidR="00000000" w:rsidRPr="00000000">
              <w:rPr>
                <w:rFonts w:ascii="Source Sans Pro" w:cs="Source Sans Pro" w:eastAsia="Source Sans Pro" w:hAnsi="Source Sans Pro"/>
                <w:i w:val="1"/>
                <w:color w:val="969896"/>
                <w:shd w:fill="474949" w:val="clear"/>
                <w:rtl w:val="0"/>
              </w:rPr>
              <w:t xml:space="preserve"># annotations in master file</w:t>
            </w:r>
            <w:r w:rsidDel="00000000" w:rsidR="00000000" w:rsidRPr="00000000">
              <w:rPr>
                <w:rFonts w:ascii="Source Sans Pro" w:cs="Source Sans Pro" w:eastAsia="Source Sans Pro" w:hAnsi="Source Sans Pro"/>
                <w:color w:val="d1d9e1"/>
                <w:shd w:fill="474949" w:val="clear"/>
                <w:rtl w:val="0"/>
              </w:rPr>
              <w:br w:type="textWrapping"/>
              <w:t xml:space="preserve">             </w:t>
              <w:br w:type="textWrapping"/>
            </w:r>
            <w:r w:rsidDel="00000000" w:rsidR="00000000" w:rsidRPr="00000000">
              <w:rPr>
                <w:rFonts w:ascii="Source Sans Pro" w:cs="Source Sans Pro" w:eastAsia="Source Sans Pro" w:hAnsi="Source Sans Pro"/>
                <w:i w:val="1"/>
                <w:color w:val="969896"/>
                <w:shd w:fill="474949" w:val="clear"/>
                <w:rtl w:val="0"/>
              </w:rPr>
              <w:t xml:space="preserve"># print output</w:t>
            </w:r>
            <w:r w:rsidDel="00000000" w:rsidR="00000000" w:rsidRPr="00000000">
              <w:rPr>
                <w:rFonts w:ascii="Source Sans Pro" w:cs="Source Sans Pro" w:eastAsia="Source Sans Pro" w:hAnsi="Source Sans Pro"/>
                <w:color w:val="d1d9e1"/>
                <w:shd w:fill="474949" w:val="clear"/>
                <w:rtl w:val="0"/>
              </w:rPr>
              <w:br w:type="textWrapping"/>
              <w:t xml:space="preserve">head(markers_in_tests)</w:t>
            </w:r>
            <w:r w:rsidDel="00000000" w:rsidR="00000000" w:rsidRPr="00000000">
              <w:rPr>
                <w:rtl w:val="0"/>
              </w:rPr>
            </w:r>
          </w:p>
        </w:tc>
      </w:tr>
    </w:tbl>
    <w:p w:rsidR="00000000" w:rsidDel="00000000" w:rsidP="00000000" w:rsidRDefault="00000000" w:rsidRPr="00000000" w14:paraId="00000068">
      <w:pPr>
        <w:rPr>
          <w:rFonts w:ascii="Source Sans Pro" w:cs="Source Sans Pro" w:eastAsia="Source Sans Pro" w:hAnsi="Source Sans Pro"/>
        </w:rPr>
      </w:pPr>
      <w:r w:rsidDel="00000000" w:rsidR="00000000" w:rsidRPr="00000000">
        <w:rPr>
          <w:rtl w:val="0"/>
        </w:rPr>
      </w:r>
    </w:p>
    <w:tbl>
      <w:tblPr>
        <w:tblStyle w:val="Table5"/>
        <w:tblW w:w="10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690"/>
        <w:gridCol w:w="725"/>
        <w:gridCol w:w="1445"/>
        <w:gridCol w:w="1445"/>
        <w:gridCol w:w="1265"/>
        <w:gridCol w:w="1490"/>
        <w:gridCol w:w="1715"/>
        <w:tblGridChange w:id="0">
          <w:tblGrid>
            <w:gridCol w:w="2690"/>
            <w:gridCol w:w="725"/>
            <w:gridCol w:w="1445"/>
            <w:gridCol w:w="1445"/>
            <w:gridCol w:w="1265"/>
            <w:gridCol w:w="1490"/>
            <w:gridCol w:w="1715"/>
          </w:tblGrid>
        </w:tblGridChange>
      </w:tblGrid>
      <w:tr>
        <w:trPr>
          <w:cantSplit w:val="0"/>
          <w:trHeight w:val="515" w:hRule="atLeast"/>
          <w:tblHeader w:val="1"/>
        </w:trPr>
        <w:tc>
          <w:tcPr>
            <w:shd w:fill="d3d8dc" w:val="clear"/>
            <w:tcMar>
              <w:top w:w="99.0" w:type="dxa"/>
              <w:left w:w="99.0" w:type="dxa"/>
              <w:bottom w:w="99.0" w:type="dxa"/>
              <w:right w:w="99.0" w:type="dxa"/>
            </w:tcMar>
          </w:tcPr>
          <w:p w:rsidR="00000000" w:rsidDel="00000000" w:rsidP="00000000" w:rsidRDefault="00000000" w:rsidRPr="00000000" w14:paraId="00000069">
            <w:pPr>
              <w:jc w:val="center"/>
              <w:rPr>
                <w:rFonts w:ascii="Source Sans Pro" w:cs="Source Sans Pro" w:eastAsia="Source Sans Pro" w:hAnsi="Source Sans Pro"/>
                <w:b w:val="1"/>
                <w:sz w:val="20"/>
                <w:szCs w:val="20"/>
              </w:rPr>
            </w:pPr>
            <w:r w:rsidDel="00000000" w:rsidR="00000000" w:rsidRPr="00000000">
              <w:rPr>
                <w:rFonts w:ascii="Source Sans Pro" w:cs="Source Sans Pro" w:eastAsia="Source Sans Pro" w:hAnsi="Source Sans Pro"/>
                <w:b w:val="1"/>
                <w:sz w:val="20"/>
                <w:szCs w:val="20"/>
                <w:rtl w:val="0"/>
              </w:rPr>
              <w:t xml:space="preserve">sound.files</w:t>
            </w:r>
          </w:p>
        </w:tc>
        <w:tc>
          <w:tcPr>
            <w:shd w:fill="d3d8dc" w:val="clear"/>
            <w:tcMar>
              <w:top w:w="99.0" w:type="dxa"/>
              <w:left w:w="99.0" w:type="dxa"/>
              <w:bottom w:w="99.0" w:type="dxa"/>
              <w:right w:w="99.0" w:type="dxa"/>
            </w:tcMar>
          </w:tcPr>
          <w:p w:rsidR="00000000" w:rsidDel="00000000" w:rsidP="00000000" w:rsidRDefault="00000000" w:rsidRPr="00000000" w14:paraId="0000006A">
            <w:pPr>
              <w:jc w:val="center"/>
              <w:rPr>
                <w:rFonts w:ascii="Source Sans Pro" w:cs="Source Sans Pro" w:eastAsia="Source Sans Pro" w:hAnsi="Source Sans Pro"/>
                <w:b w:val="1"/>
                <w:sz w:val="20"/>
                <w:szCs w:val="20"/>
              </w:rPr>
            </w:pPr>
            <w:r w:rsidDel="00000000" w:rsidR="00000000" w:rsidRPr="00000000">
              <w:rPr>
                <w:rFonts w:ascii="Source Sans Pro" w:cs="Source Sans Pro" w:eastAsia="Source Sans Pro" w:hAnsi="Source Sans Pro"/>
                <w:b w:val="1"/>
                <w:sz w:val="20"/>
                <w:szCs w:val="20"/>
                <w:rtl w:val="0"/>
              </w:rPr>
              <w:t xml:space="preserve">selec</w:t>
            </w:r>
          </w:p>
        </w:tc>
        <w:tc>
          <w:tcPr>
            <w:shd w:fill="d3d8dc" w:val="clear"/>
            <w:tcMar>
              <w:top w:w="99.0" w:type="dxa"/>
              <w:left w:w="99.0" w:type="dxa"/>
              <w:bottom w:w="99.0" w:type="dxa"/>
              <w:right w:w="99.0" w:type="dxa"/>
            </w:tcMar>
          </w:tcPr>
          <w:p w:rsidR="00000000" w:rsidDel="00000000" w:rsidP="00000000" w:rsidRDefault="00000000" w:rsidRPr="00000000" w14:paraId="0000006B">
            <w:pPr>
              <w:jc w:val="center"/>
              <w:rPr>
                <w:rFonts w:ascii="Source Sans Pro" w:cs="Source Sans Pro" w:eastAsia="Source Sans Pro" w:hAnsi="Source Sans Pro"/>
                <w:b w:val="1"/>
                <w:sz w:val="20"/>
                <w:szCs w:val="20"/>
              </w:rPr>
            </w:pPr>
            <w:r w:rsidDel="00000000" w:rsidR="00000000" w:rsidRPr="00000000">
              <w:rPr>
                <w:rFonts w:ascii="Source Sans Pro" w:cs="Source Sans Pro" w:eastAsia="Source Sans Pro" w:hAnsi="Source Sans Pro"/>
                <w:b w:val="1"/>
                <w:sz w:val="20"/>
                <w:szCs w:val="20"/>
                <w:rtl w:val="0"/>
              </w:rPr>
              <w:t xml:space="preserve">start     </w:t>
            </w:r>
          </w:p>
        </w:tc>
        <w:tc>
          <w:tcPr>
            <w:shd w:fill="d3d8dc" w:val="clear"/>
            <w:tcMar>
              <w:top w:w="99.0" w:type="dxa"/>
              <w:left w:w="99.0" w:type="dxa"/>
              <w:bottom w:w="99.0" w:type="dxa"/>
              <w:right w:w="99.0" w:type="dxa"/>
            </w:tcMar>
          </w:tcPr>
          <w:p w:rsidR="00000000" w:rsidDel="00000000" w:rsidP="00000000" w:rsidRDefault="00000000" w:rsidRPr="00000000" w14:paraId="0000006C">
            <w:pPr>
              <w:jc w:val="center"/>
              <w:rPr>
                <w:rFonts w:ascii="Source Sans Pro" w:cs="Source Sans Pro" w:eastAsia="Source Sans Pro" w:hAnsi="Source Sans Pro"/>
                <w:b w:val="1"/>
                <w:sz w:val="20"/>
                <w:szCs w:val="20"/>
              </w:rPr>
            </w:pPr>
            <w:r w:rsidDel="00000000" w:rsidR="00000000" w:rsidRPr="00000000">
              <w:rPr>
                <w:rFonts w:ascii="Source Sans Pro" w:cs="Source Sans Pro" w:eastAsia="Source Sans Pro" w:hAnsi="Source Sans Pro"/>
                <w:b w:val="1"/>
                <w:sz w:val="20"/>
                <w:szCs w:val="20"/>
                <w:rtl w:val="0"/>
              </w:rPr>
              <w:t xml:space="preserve">end</w:t>
            </w:r>
          </w:p>
        </w:tc>
        <w:tc>
          <w:tcPr>
            <w:shd w:fill="d3d8dc" w:val="clear"/>
            <w:tcMar>
              <w:top w:w="99.0" w:type="dxa"/>
              <w:left w:w="99.0" w:type="dxa"/>
              <w:bottom w:w="99.0" w:type="dxa"/>
              <w:right w:w="99.0" w:type="dxa"/>
            </w:tcMar>
          </w:tcPr>
          <w:p w:rsidR="00000000" w:rsidDel="00000000" w:rsidP="00000000" w:rsidRDefault="00000000" w:rsidRPr="00000000" w14:paraId="0000006D">
            <w:pPr>
              <w:jc w:val="center"/>
              <w:rPr>
                <w:rFonts w:ascii="Source Sans Pro" w:cs="Source Sans Pro" w:eastAsia="Source Sans Pro" w:hAnsi="Source Sans Pro"/>
                <w:b w:val="1"/>
                <w:sz w:val="20"/>
                <w:szCs w:val="20"/>
              </w:rPr>
            </w:pPr>
            <w:r w:rsidDel="00000000" w:rsidR="00000000" w:rsidRPr="00000000">
              <w:rPr>
                <w:rFonts w:ascii="Source Sans Pro" w:cs="Source Sans Pro" w:eastAsia="Source Sans Pro" w:hAnsi="Source Sans Pro"/>
                <w:b w:val="1"/>
                <w:sz w:val="20"/>
                <w:szCs w:val="20"/>
                <w:rtl w:val="0"/>
              </w:rPr>
              <w:t xml:space="preserve">scores</w:t>
            </w:r>
          </w:p>
        </w:tc>
        <w:tc>
          <w:tcPr>
            <w:shd w:fill="d3d8dc" w:val="clear"/>
            <w:tcMar>
              <w:top w:w="99.0" w:type="dxa"/>
              <w:left w:w="99.0" w:type="dxa"/>
              <w:bottom w:w="99.0" w:type="dxa"/>
              <w:right w:w="99.0" w:type="dxa"/>
            </w:tcMar>
          </w:tcPr>
          <w:p w:rsidR="00000000" w:rsidDel="00000000" w:rsidP="00000000" w:rsidRDefault="00000000" w:rsidRPr="00000000" w14:paraId="0000006E">
            <w:pPr>
              <w:jc w:val="center"/>
              <w:rPr>
                <w:rFonts w:ascii="Source Sans Pro" w:cs="Source Sans Pro" w:eastAsia="Source Sans Pro" w:hAnsi="Source Sans Pro"/>
                <w:b w:val="1"/>
                <w:sz w:val="20"/>
                <w:szCs w:val="20"/>
              </w:rPr>
            </w:pPr>
            <w:r w:rsidDel="00000000" w:rsidR="00000000" w:rsidRPr="00000000">
              <w:rPr>
                <w:rFonts w:ascii="Source Sans Pro" w:cs="Source Sans Pro" w:eastAsia="Source Sans Pro" w:hAnsi="Source Sans Pro"/>
                <w:b w:val="1"/>
                <w:sz w:val="20"/>
                <w:szCs w:val="20"/>
                <w:rtl w:val="0"/>
              </w:rPr>
              <w:t xml:space="preserve">marker</w:t>
            </w:r>
          </w:p>
        </w:tc>
        <w:tc>
          <w:tcPr>
            <w:shd w:fill="d3d8dc" w:val="clear"/>
            <w:tcMar>
              <w:top w:w="99.0" w:type="dxa"/>
              <w:left w:w="99.0" w:type="dxa"/>
              <w:bottom w:w="99.0" w:type="dxa"/>
              <w:right w:w="99.0" w:type="dxa"/>
            </w:tcMar>
          </w:tcPr>
          <w:p w:rsidR="00000000" w:rsidDel="00000000" w:rsidP="00000000" w:rsidRDefault="00000000" w:rsidRPr="00000000" w14:paraId="0000006F">
            <w:pPr>
              <w:jc w:val="center"/>
              <w:rPr>
                <w:rFonts w:ascii="Source Sans Pro" w:cs="Source Sans Pro" w:eastAsia="Source Sans Pro" w:hAnsi="Source Sans Pro"/>
                <w:b w:val="1"/>
                <w:sz w:val="20"/>
                <w:szCs w:val="20"/>
              </w:rPr>
            </w:pPr>
            <w:r w:rsidDel="00000000" w:rsidR="00000000" w:rsidRPr="00000000">
              <w:rPr>
                <w:rFonts w:ascii="Source Sans Pro" w:cs="Source Sans Pro" w:eastAsia="Source Sans Pro" w:hAnsi="Source Sans Pro"/>
                <w:b w:val="1"/>
                <w:sz w:val="20"/>
                <w:szCs w:val="20"/>
                <w:rtl w:val="0"/>
              </w:rPr>
              <w:t xml:space="preserve">time.mismatch</w:t>
            </w:r>
          </w:p>
        </w:tc>
      </w:tr>
      <w:tr>
        <w:trPr>
          <w:cantSplit w:val="0"/>
          <w:trHeight w:val="515" w:hRule="atLeast"/>
          <w:tblHeader w:val="0"/>
        </w:trPr>
        <w:tc>
          <w:tcPr>
            <w:tcMar>
              <w:top w:w="100.0" w:type="dxa"/>
              <w:left w:w="100.0" w:type="dxa"/>
              <w:bottom w:w="100.0" w:type="dxa"/>
              <w:right w:w="100.0" w:type="dxa"/>
            </w:tcMar>
          </w:tcPr>
          <w:p w:rsidR="00000000" w:rsidDel="00000000" w:rsidP="00000000" w:rsidRDefault="00000000" w:rsidRPr="00000000" w14:paraId="00000070">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trnsc1_100m_closed.wav</w:t>
            </w:r>
          </w:p>
        </w:tc>
        <w:tc>
          <w:tcPr>
            <w:tcMar>
              <w:top w:w="100.0" w:type="dxa"/>
              <w:left w:w="100.0" w:type="dxa"/>
              <w:bottom w:w="100.0" w:type="dxa"/>
              <w:right w:w="100.0" w:type="dxa"/>
            </w:tcMar>
          </w:tcPr>
          <w:p w:rsidR="00000000" w:rsidDel="00000000" w:rsidP="00000000" w:rsidRDefault="00000000" w:rsidRPr="00000000" w14:paraId="00000071">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1</w:t>
            </w:r>
          </w:p>
        </w:tc>
        <w:tc>
          <w:tcPr>
            <w:tcMar>
              <w:top w:w="100.0" w:type="dxa"/>
              <w:left w:w="100.0" w:type="dxa"/>
              <w:bottom w:w="100.0" w:type="dxa"/>
              <w:right w:w="100.0" w:type="dxa"/>
            </w:tcMar>
          </w:tcPr>
          <w:p w:rsidR="00000000" w:rsidDel="00000000" w:rsidP="00000000" w:rsidRDefault="00000000" w:rsidRPr="00000000" w14:paraId="00000072">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6.049203</w:t>
            </w:r>
          </w:p>
        </w:tc>
        <w:tc>
          <w:tcPr>
            <w:tcMar>
              <w:top w:w="100.0" w:type="dxa"/>
              <w:left w:w="100.0" w:type="dxa"/>
              <w:bottom w:w="100.0" w:type="dxa"/>
              <w:right w:w="100.0" w:type="dxa"/>
            </w:tcMar>
          </w:tcPr>
          <w:p w:rsidR="00000000" w:rsidDel="00000000" w:rsidP="00000000" w:rsidRDefault="00000000" w:rsidRPr="00000000" w14:paraId="00000073">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7.049</w:t>
            </w:r>
          </w:p>
        </w:tc>
        <w:tc>
          <w:tcPr>
            <w:tcMar>
              <w:top w:w="100.0" w:type="dxa"/>
              <w:left w:w="100.0" w:type="dxa"/>
              <w:bottom w:w="100.0" w:type="dxa"/>
              <w:right w:w="100.0" w:type="dxa"/>
            </w:tcMar>
          </w:tcPr>
          <w:p w:rsidR="00000000" w:rsidDel="00000000" w:rsidP="00000000" w:rsidRDefault="00000000" w:rsidRPr="00000000" w14:paraId="00000074">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0.222</w:t>
            </w:r>
          </w:p>
        </w:tc>
        <w:tc>
          <w:tcPr>
            <w:tcMar>
              <w:top w:w="100.0" w:type="dxa"/>
              <w:left w:w="100.0" w:type="dxa"/>
              <w:bottom w:w="100.0" w:type="dxa"/>
              <w:right w:w="100.0" w:type="dxa"/>
            </w:tcMar>
          </w:tcPr>
          <w:p w:rsidR="00000000" w:rsidDel="00000000" w:rsidP="00000000" w:rsidRDefault="00000000" w:rsidRPr="00000000" w14:paraId="00000075">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start_marker</w:t>
            </w:r>
          </w:p>
        </w:tc>
        <w:tc>
          <w:tcPr>
            <w:tcMar>
              <w:top w:w="100.0" w:type="dxa"/>
              <w:left w:w="100.0" w:type="dxa"/>
              <w:bottom w:w="100.0" w:type="dxa"/>
              <w:right w:w="100.0" w:type="dxa"/>
            </w:tcMar>
          </w:tcPr>
          <w:p w:rsidR="00000000" w:rsidDel="00000000" w:rsidP="00000000" w:rsidRDefault="00000000" w:rsidRPr="00000000" w14:paraId="00000076">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0.0304</w:t>
            </w:r>
          </w:p>
        </w:tc>
      </w:tr>
      <w:tr>
        <w:trPr>
          <w:cantSplit w:val="0"/>
          <w:trHeight w:val="515" w:hRule="atLeast"/>
          <w:tblHeader w:val="0"/>
        </w:trPr>
        <w:tc>
          <w:tcPr>
            <w:tcMar>
              <w:top w:w="100.0" w:type="dxa"/>
              <w:left w:w="100.0" w:type="dxa"/>
              <w:bottom w:w="100.0" w:type="dxa"/>
              <w:right w:w="100.0" w:type="dxa"/>
            </w:tcMar>
          </w:tcPr>
          <w:p w:rsidR="00000000" w:rsidDel="00000000" w:rsidP="00000000" w:rsidRDefault="00000000" w:rsidRPr="00000000" w14:paraId="00000077">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trnsc1_100m_closed.wav</w:t>
            </w:r>
          </w:p>
        </w:tc>
        <w:tc>
          <w:tcPr>
            <w:tcMar>
              <w:top w:w="100.0" w:type="dxa"/>
              <w:left w:w="100.0" w:type="dxa"/>
              <w:bottom w:w="100.0" w:type="dxa"/>
              <w:right w:w="100.0" w:type="dxa"/>
            </w:tcMar>
          </w:tcPr>
          <w:p w:rsidR="00000000" w:rsidDel="00000000" w:rsidP="00000000" w:rsidRDefault="00000000" w:rsidRPr="00000000" w14:paraId="00000078">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2</w:t>
            </w:r>
          </w:p>
        </w:tc>
        <w:tc>
          <w:tcPr>
            <w:tcMar>
              <w:top w:w="100.0" w:type="dxa"/>
              <w:left w:w="100.0" w:type="dxa"/>
              <w:bottom w:w="100.0" w:type="dxa"/>
              <w:right w:w="100.0" w:type="dxa"/>
            </w:tcMar>
          </w:tcPr>
          <w:p w:rsidR="00000000" w:rsidDel="00000000" w:rsidP="00000000" w:rsidRDefault="00000000" w:rsidRPr="00000000" w14:paraId="00000079">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257.700</w:t>
            </w:r>
          </w:p>
        </w:tc>
        <w:tc>
          <w:tcPr>
            <w:tcMar>
              <w:top w:w="100.0" w:type="dxa"/>
              <w:left w:w="100.0" w:type="dxa"/>
              <w:bottom w:w="100.0" w:type="dxa"/>
              <w:right w:w="100.0" w:type="dxa"/>
            </w:tcMar>
          </w:tcPr>
          <w:p w:rsidR="00000000" w:rsidDel="00000000" w:rsidP="00000000" w:rsidRDefault="00000000" w:rsidRPr="00000000" w14:paraId="0000007A">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258.70</w:t>
            </w:r>
          </w:p>
        </w:tc>
        <w:tc>
          <w:tcPr>
            <w:tcMar>
              <w:top w:w="100.0" w:type="dxa"/>
              <w:left w:w="100.0" w:type="dxa"/>
              <w:bottom w:w="100.0" w:type="dxa"/>
              <w:right w:w="100.0" w:type="dxa"/>
            </w:tcMar>
          </w:tcPr>
          <w:p w:rsidR="00000000" w:rsidDel="00000000" w:rsidP="00000000" w:rsidRDefault="00000000" w:rsidRPr="00000000" w14:paraId="0000007B">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0.272</w:t>
            </w:r>
          </w:p>
        </w:tc>
        <w:tc>
          <w:tcPr>
            <w:tcMar>
              <w:top w:w="100.0" w:type="dxa"/>
              <w:left w:w="100.0" w:type="dxa"/>
              <w:bottom w:w="100.0" w:type="dxa"/>
              <w:right w:w="100.0" w:type="dxa"/>
            </w:tcMar>
          </w:tcPr>
          <w:p w:rsidR="00000000" w:rsidDel="00000000" w:rsidP="00000000" w:rsidRDefault="00000000" w:rsidRPr="00000000" w14:paraId="0000007C">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end_marker</w:t>
            </w:r>
          </w:p>
        </w:tc>
        <w:tc>
          <w:tcPr>
            <w:tcMar>
              <w:top w:w="100.0" w:type="dxa"/>
              <w:left w:w="100.0" w:type="dxa"/>
              <w:bottom w:w="100.0" w:type="dxa"/>
              <w:right w:w="100.0" w:type="dxa"/>
            </w:tcMar>
          </w:tcPr>
          <w:p w:rsidR="00000000" w:rsidDel="00000000" w:rsidP="00000000" w:rsidRDefault="00000000" w:rsidRPr="00000000" w14:paraId="0000007D">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NA</w:t>
            </w:r>
          </w:p>
        </w:tc>
      </w:tr>
      <w:tr>
        <w:trPr>
          <w:cantSplit w:val="0"/>
          <w:trHeight w:val="515" w:hRule="atLeast"/>
          <w:tblHeader w:val="0"/>
        </w:trPr>
        <w:tc>
          <w:tcPr>
            <w:tcMar>
              <w:top w:w="100.0" w:type="dxa"/>
              <w:left w:w="100.0" w:type="dxa"/>
              <w:bottom w:w="100.0" w:type="dxa"/>
              <w:right w:w="100.0" w:type="dxa"/>
            </w:tcMar>
          </w:tcPr>
          <w:p w:rsidR="00000000" w:rsidDel="00000000" w:rsidP="00000000" w:rsidRDefault="00000000" w:rsidRPr="00000000" w14:paraId="0000007E">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trnsc1_100m_open.wav</w:t>
            </w:r>
          </w:p>
        </w:tc>
        <w:tc>
          <w:tcPr>
            <w:tcMar>
              <w:top w:w="100.0" w:type="dxa"/>
              <w:left w:w="100.0" w:type="dxa"/>
              <w:bottom w:w="100.0" w:type="dxa"/>
              <w:right w:w="100.0" w:type="dxa"/>
            </w:tcMar>
          </w:tcPr>
          <w:p w:rsidR="00000000" w:rsidDel="00000000" w:rsidP="00000000" w:rsidRDefault="00000000" w:rsidRPr="00000000" w14:paraId="0000007F">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3</w:t>
            </w:r>
          </w:p>
        </w:tc>
        <w:tc>
          <w:tcPr>
            <w:tcMar>
              <w:top w:w="100.0" w:type="dxa"/>
              <w:left w:w="100.0" w:type="dxa"/>
              <w:bottom w:w="100.0" w:type="dxa"/>
              <w:right w:w="100.0" w:type="dxa"/>
            </w:tcMar>
          </w:tcPr>
          <w:p w:rsidR="00000000" w:rsidDel="00000000" w:rsidP="00000000" w:rsidRDefault="00000000" w:rsidRPr="00000000" w14:paraId="00000080">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29.502</w:t>
            </w:r>
          </w:p>
        </w:tc>
        <w:tc>
          <w:tcPr>
            <w:tcMar>
              <w:top w:w="100.0" w:type="dxa"/>
              <w:left w:w="100.0" w:type="dxa"/>
              <w:bottom w:w="100.0" w:type="dxa"/>
              <w:right w:w="100.0" w:type="dxa"/>
            </w:tcMar>
          </w:tcPr>
          <w:p w:rsidR="00000000" w:rsidDel="00000000" w:rsidP="00000000" w:rsidRDefault="00000000" w:rsidRPr="00000000" w14:paraId="00000081">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30.502</w:t>
            </w:r>
          </w:p>
        </w:tc>
        <w:tc>
          <w:tcPr>
            <w:tcMar>
              <w:top w:w="100.0" w:type="dxa"/>
              <w:left w:w="100.0" w:type="dxa"/>
              <w:bottom w:w="100.0" w:type="dxa"/>
              <w:right w:w="100.0" w:type="dxa"/>
            </w:tcMar>
          </w:tcPr>
          <w:p w:rsidR="00000000" w:rsidDel="00000000" w:rsidP="00000000" w:rsidRDefault="00000000" w:rsidRPr="00000000" w14:paraId="00000082">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0.715</w:t>
            </w:r>
          </w:p>
        </w:tc>
        <w:tc>
          <w:tcPr>
            <w:tcMar>
              <w:top w:w="100.0" w:type="dxa"/>
              <w:left w:w="100.0" w:type="dxa"/>
              <w:bottom w:w="100.0" w:type="dxa"/>
              <w:right w:w="100.0" w:type="dxa"/>
            </w:tcMar>
          </w:tcPr>
          <w:p w:rsidR="00000000" w:rsidDel="00000000" w:rsidP="00000000" w:rsidRDefault="00000000" w:rsidRPr="00000000" w14:paraId="00000083">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start_marker</w:t>
            </w:r>
          </w:p>
        </w:tc>
        <w:tc>
          <w:tcPr>
            <w:tcMar>
              <w:top w:w="100.0" w:type="dxa"/>
              <w:left w:w="100.0" w:type="dxa"/>
              <w:bottom w:w="100.0" w:type="dxa"/>
              <w:right w:w="100.0" w:type="dxa"/>
            </w:tcMar>
          </w:tcPr>
          <w:p w:rsidR="00000000" w:rsidDel="00000000" w:rsidP="00000000" w:rsidRDefault="00000000" w:rsidRPr="00000000" w14:paraId="00000084">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0.013</w:t>
            </w:r>
          </w:p>
        </w:tc>
      </w:tr>
      <w:tr>
        <w:trPr>
          <w:cantSplit w:val="0"/>
          <w:trHeight w:val="515" w:hRule="atLeast"/>
          <w:tblHeader w:val="0"/>
        </w:trPr>
        <w:tc>
          <w:tcPr>
            <w:tcMar>
              <w:top w:w="100.0" w:type="dxa"/>
              <w:left w:w="100.0" w:type="dxa"/>
              <w:bottom w:w="100.0" w:type="dxa"/>
              <w:right w:w="100.0" w:type="dxa"/>
            </w:tcMar>
          </w:tcPr>
          <w:p w:rsidR="00000000" w:rsidDel="00000000" w:rsidP="00000000" w:rsidRDefault="00000000" w:rsidRPr="00000000" w14:paraId="00000085">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trnsc1_100m_open.wav</w:t>
            </w:r>
          </w:p>
        </w:tc>
        <w:tc>
          <w:tcPr>
            <w:tcMar>
              <w:top w:w="100.0" w:type="dxa"/>
              <w:left w:w="100.0" w:type="dxa"/>
              <w:bottom w:w="100.0" w:type="dxa"/>
              <w:right w:w="100.0" w:type="dxa"/>
            </w:tcMar>
          </w:tcPr>
          <w:p w:rsidR="00000000" w:rsidDel="00000000" w:rsidP="00000000" w:rsidRDefault="00000000" w:rsidRPr="00000000" w14:paraId="00000086">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4</w:t>
            </w:r>
          </w:p>
        </w:tc>
        <w:tc>
          <w:tcPr>
            <w:tcMar>
              <w:top w:w="100.0" w:type="dxa"/>
              <w:left w:w="100.0" w:type="dxa"/>
              <w:bottom w:w="100.0" w:type="dxa"/>
              <w:right w:w="100.0" w:type="dxa"/>
            </w:tcMar>
          </w:tcPr>
          <w:p w:rsidR="00000000" w:rsidDel="00000000" w:rsidP="00000000" w:rsidRDefault="00000000" w:rsidRPr="00000000" w14:paraId="00000087">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281.136</w:t>
            </w:r>
          </w:p>
        </w:tc>
        <w:tc>
          <w:tcPr>
            <w:tcMar>
              <w:top w:w="100.0" w:type="dxa"/>
              <w:left w:w="100.0" w:type="dxa"/>
              <w:bottom w:w="100.0" w:type="dxa"/>
              <w:right w:w="100.0" w:type="dxa"/>
            </w:tcMar>
          </w:tcPr>
          <w:p w:rsidR="00000000" w:rsidDel="00000000" w:rsidP="00000000" w:rsidRDefault="00000000" w:rsidRPr="00000000" w14:paraId="00000088">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282.136</w:t>
            </w:r>
          </w:p>
        </w:tc>
        <w:tc>
          <w:tcPr>
            <w:tcMar>
              <w:top w:w="100.0" w:type="dxa"/>
              <w:left w:w="100.0" w:type="dxa"/>
              <w:bottom w:w="100.0" w:type="dxa"/>
              <w:right w:w="100.0" w:type="dxa"/>
            </w:tcMar>
          </w:tcPr>
          <w:p w:rsidR="00000000" w:rsidDel="00000000" w:rsidP="00000000" w:rsidRDefault="00000000" w:rsidRPr="00000000" w14:paraId="00000089">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0.608</w:t>
            </w:r>
          </w:p>
        </w:tc>
        <w:tc>
          <w:tcPr>
            <w:tcMar>
              <w:top w:w="100.0" w:type="dxa"/>
              <w:left w:w="100.0" w:type="dxa"/>
              <w:bottom w:w="100.0" w:type="dxa"/>
              <w:right w:w="100.0" w:type="dxa"/>
            </w:tcMar>
          </w:tcPr>
          <w:p w:rsidR="00000000" w:rsidDel="00000000" w:rsidP="00000000" w:rsidRDefault="00000000" w:rsidRPr="00000000" w14:paraId="0000008A">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end_marker</w:t>
            </w:r>
          </w:p>
        </w:tc>
        <w:tc>
          <w:tcPr>
            <w:tcMar>
              <w:top w:w="100.0" w:type="dxa"/>
              <w:left w:w="100.0" w:type="dxa"/>
              <w:bottom w:w="100.0" w:type="dxa"/>
              <w:right w:w="100.0" w:type="dxa"/>
            </w:tcMar>
          </w:tcPr>
          <w:p w:rsidR="00000000" w:rsidDel="00000000" w:rsidP="00000000" w:rsidRDefault="00000000" w:rsidRPr="00000000" w14:paraId="0000008B">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NA</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8C">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trnsc1_10m_closed.wav</w:t>
            </w:r>
          </w:p>
        </w:tc>
        <w:tc>
          <w:tcPr>
            <w:tcMar>
              <w:top w:w="100.0" w:type="dxa"/>
              <w:left w:w="100.0" w:type="dxa"/>
              <w:bottom w:w="100.0" w:type="dxa"/>
              <w:right w:w="100.0" w:type="dxa"/>
            </w:tcMar>
          </w:tcPr>
          <w:p w:rsidR="00000000" w:rsidDel="00000000" w:rsidP="00000000" w:rsidRDefault="00000000" w:rsidRPr="00000000" w14:paraId="0000008D">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5</w:t>
            </w:r>
          </w:p>
        </w:tc>
        <w:tc>
          <w:tcPr>
            <w:tcMar>
              <w:top w:w="100.0" w:type="dxa"/>
              <w:left w:w="100.0" w:type="dxa"/>
              <w:bottom w:w="100.0" w:type="dxa"/>
              <w:right w:w="100.0" w:type="dxa"/>
            </w:tcMar>
          </w:tcPr>
          <w:p w:rsidR="00000000" w:rsidDel="00000000" w:rsidP="00000000" w:rsidRDefault="00000000" w:rsidRPr="00000000" w14:paraId="0000008E">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39.452</w:t>
            </w:r>
          </w:p>
        </w:tc>
        <w:tc>
          <w:tcPr>
            <w:tcMar>
              <w:top w:w="100.0" w:type="dxa"/>
              <w:left w:w="100.0" w:type="dxa"/>
              <w:bottom w:w="100.0" w:type="dxa"/>
              <w:right w:w="100.0" w:type="dxa"/>
            </w:tcMar>
          </w:tcPr>
          <w:p w:rsidR="00000000" w:rsidDel="00000000" w:rsidP="00000000" w:rsidRDefault="00000000" w:rsidRPr="00000000" w14:paraId="0000008F">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40.452</w:t>
            </w:r>
          </w:p>
        </w:tc>
        <w:tc>
          <w:tcPr>
            <w:tcMar>
              <w:top w:w="100.0" w:type="dxa"/>
              <w:left w:w="100.0" w:type="dxa"/>
              <w:bottom w:w="100.0" w:type="dxa"/>
              <w:right w:w="100.0" w:type="dxa"/>
            </w:tcMar>
          </w:tcPr>
          <w:p w:rsidR="00000000" w:rsidDel="00000000" w:rsidP="00000000" w:rsidRDefault="00000000" w:rsidRPr="00000000" w14:paraId="00000090">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0.704</w:t>
            </w:r>
          </w:p>
        </w:tc>
        <w:tc>
          <w:tcPr>
            <w:tcMar>
              <w:top w:w="100.0" w:type="dxa"/>
              <w:left w:w="100.0" w:type="dxa"/>
              <w:bottom w:w="100.0" w:type="dxa"/>
              <w:right w:w="100.0" w:type="dxa"/>
            </w:tcMar>
          </w:tcPr>
          <w:p w:rsidR="00000000" w:rsidDel="00000000" w:rsidP="00000000" w:rsidRDefault="00000000" w:rsidRPr="00000000" w14:paraId="00000091">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start_marker</w:t>
            </w:r>
          </w:p>
        </w:tc>
        <w:tc>
          <w:tcPr>
            <w:tcMar>
              <w:top w:w="100.0" w:type="dxa"/>
              <w:left w:w="100.0" w:type="dxa"/>
              <w:bottom w:w="100.0" w:type="dxa"/>
              <w:right w:w="100.0" w:type="dxa"/>
            </w:tcMar>
          </w:tcPr>
          <w:p w:rsidR="00000000" w:rsidDel="00000000" w:rsidP="00000000" w:rsidRDefault="00000000" w:rsidRPr="00000000" w14:paraId="00000092">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0.011</w:t>
            </w:r>
          </w:p>
        </w:tc>
      </w:tr>
      <w:tr>
        <w:trPr>
          <w:cantSplit w:val="0"/>
          <w:trHeight w:val="515" w:hRule="atLeast"/>
          <w:tblHeader w:val="0"/>
        </w:trPr>
        <w:tc>
          <w:tcPr>
            <w:tcMar>
              <w:top w:w="100.0" w:type="dxa"/>
              <w:left w:w="100.0" w:type="dxa"/>
              <w:bottom w:w="100.0" w:type="dxa"/>
              <w:right w:w="100.0" w:type="dxa"/>
            </w:tcMar>
          </w:tcPr>
          <w:p w:rsidR="00000000" w:rsidDel="00000000" w:rsidP="00000000" w:rsidRDefault="00000000" w:rsidRPr="00000000" w14:paraId="00000093">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trnsc1_10m_closed.wav</w:t>
            </w:r>
          </w:p>
        </w:tc>
        <w:tc>
          <w:tcPr>
            <w:tcMar>
              <w:top w:w="100.0" w:type="dxa"/>
              <w:left w:w="100.0" w:type="dxa"/>
              <w:bottom w:w="100.0" w:type="dxa"/>
              <w:right w:w="100.0" w:type="dxa"/>
            </w:tcMar>
          </w:tcPr>
          <w:p w:rsidR="00000000" w:rsidDel="00000000" w:rsidP="00000000" w:rsidRDefault="00000000" w:rsidRPr="00000000" w14:paraId="00000094">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6</w:t>
            </w:r>
          </w:p>
        </w:tc>
        <w:tc>
          <w:tcPr>
            <w:tcMar>
              <w:top w:w="100.0" w:type="dxa"/>
              <w:left w:w="100.0" w:type="dxa"/>
              <w:bottom w:w="100.0" w:type="dxa"/>
              <w:right w:w="100.0" w:type="dxa"/>
            </w:tcMar>
          </w:tcPr>
          <w:p w:rsidR="00000000" w:rsidDel="00000000" w:rsidP="00000000" w:rsidRDefault="00000000" w:rsidRPr="00000000" w14:paraId="00000095">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291.085</w:t>
            </w:r>
          </w:p>
        </w:tc>
        <w:tc>
          <w:tcPr>
            <w:tcMar>
              <w:top w:w="100.0" w:type="dxa"/>
              <w:left w:w="100.0" w:type="dxa"/>
              <w:bottom w:w="100.0" w:type="dxa"/>
              <w:right w:w="100.0" w:type="dxa"/>
            </w:tcMar>
          </w:tcPr>
          <w:p w:rsidR="00000000" w:rsidDel="00000000" w:rsidP="00000000" w:rsidRDefault="00000000" w:rsidRPr="00000000" w14:paraId="00000096">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292.085</w:t>
            </w:r>
          </w:p>
        </w:tc>
        <w:tc>
          <w:tcPr>
            <w:tcMar>
              <w:top w:w="100.0" w:type="dxa"/>
              <w:left w:w="100.0" w:type="dxa"/>
              <w:bottom w:w="100.0" w:type="dxa"/>
              <w:right w:w="100.0" w:type="dxa"/>
            </w:tcMar>
          </w:tcPr>
          <w:p w:rsidR="00000000" w:rsidDel="00000000" w:rsidP="00000000" w:rsidRDefault="00000000" w:rsidRPr="00000000" w14:paraId="00000097">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0.836</w:t>
            </w:r>
          </w:p>
        </w:tc>
        <w:tc>
          <w:tcPr>
            <w:tcMar>
              <w:top w:w="100.0" w:type="dxa"/>
              <w:left w:w="100.0" w:type="dxa"/>
              <w:bottom w:w="100.0" w:type="dxa"/>
              <w:right w:w="100.0" w:type="dxa"/>
            </w:tcMar>
          </w:tcPr>
          <w:p w:rsidR="00000000" w:rsidDel="00000000" w:rsidP="00000000" w:rsidRDefault="00000000" w:rsidRPr="00000000" w14:paraId="00000098">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end_marker</w:t>
            </w:r>
          </w:p>
        </w:tc>
        <w:tc>
          <w:tcPr>
            <w:tcMar>
              <w:top w:w="100.0" w:type="dxa"/>
              <w:left w:w="100.0" w:type="dxa"/>
              <w:bottom w:w="100.0" w:type="dxa"/>
              <w:right w:w="100.0" w:type="dxa"/>
            </w:tcMar>
          </w:tcPr>
          <w:p w:rsidR="00000000" w:rsidDel="00000000" w:rsidP="00000000" w:rsidRDefault="00000000" w:rsidRPr="00000000" w14:paraId="00000099">
            <w:pPr>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NA</w:t>
            </w:r>
          </w:p>
        </w:tc>
      </w:tr>
    </w:tbl>
    <w:p w:rsidR="00000000" w:rsidDel="00000000" w:rsidP="00000000" w:rsidRDefault="00000000" w:rsidRPr="00000000" w14:paraId="0000009A">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9B">
      <w:pPr>
        <w:spacing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output contains time-frequency coordinates of the start and end markers for each test file. The output also contains a ‘time.mismatch’ column that compares the time gap between the two markers in the test files against that in the master sound file (in s) as a measure of the magnitude of the mismatch. For a perfectly synchronized file the value must be 0 (i.e. the same gap between markers as in the master sound file), although in most cases accurately synchronized files show a time mismatch of a fraction of a second.  The output from </w:t>
      </w:r>
      <w:r w:rsidDel="00000000" w:rsidR="00000000" w:rsidRPr="00000000">
        <w:rPr>
          <w:rFonts w:ascii="Source Sans Pro" w:cs="Source Sans Pro" w:eastAsia="Source Sans Pro" w:hAnsi="Source Sans Pro"/>
          <w:i w:val="1"/>
          <w:rtl w:val="0"/>
        </w:rPr>
        <w:t xml:space="preserve">find_markers</w:t>
      </w:r>
      <w:r w:rsidDel="00000000" w:rsidR="00000000" w:rsidRPr="00000000">
        <w:rPr>
          <w:rFonts w:ascii="Source Sans Pro" w:cs="Source Sans Pro" w:eastAsia="Source Sans Pro" w:hAnsi="Source Sans Pro"/>
          <w:rtl w:val="0"/>
        </w:rPr>
        <w:t xml:space="preserve"> can then be used by the function </w:t>
      </w:r>
      <w:r w:rsidDel="00000000" w:rsidR="00000000" w:rsidRPr="00000000">
        <w:rPr>
          <w:rFonts w:ascii="Source Sans Pro" w:cs="Source Sans Pro" w:eastAsia="Source Sans Pro" w:hAnsi="Source Sans Pro"/>
          <w:i w:val="1"/>
          <w:rtl w:val="0"/>
        </w:rPr>
        <w:t xml:space="preserve">align_test_files</w:t>
      </w:r>
      <w:r w:rsidDel="00000000" w:rsidR="00000000" w:rsidRPr="00000000">
        <w:rPr>
          <w:rFonts w:ascii="Source Sans Pro" w:cs="Source Sans Pro" w:eastAsia="Source Sans Pro" w:hAnsi="Source Sans Pro"/>
          <w:rtl w:val="0"/>
        </w:rPr>
        <w:t xml:space="preserve"> to determine the location of all other test sounds:</w:t>
      </w:r>
    </w:p>
    <w:p w:rsidR="00000000" w:rsidDel="00000000" w:rsidP="00000000" w:rsidRDefault="00000000" w:rsidRPr="00000000" w14:paraId="0000009C">
      <w:pPr>
        <w:widowControl w:val="0"/>
        <w:rPr>
          <w:rFonts w:ascii="Source Sans Pro" w:cs="Source Sans Pro" w:eastAsia="Source Sans Pro" w:hAnsi="Source Sans Pro"/>
        </w:rPr>
      </w:pPr>
      <w:r w:rsidDel="00000000" w:rsidR="00000000" w:rsidRPr="00000000">
        <w:rPr>
          <w:rtl w:val="0"/>
        </w:rPr>
      </w:r>
    </w:p>
    <w:tbl>
      <w:tblPr>
        <w:tblStyle w:val="Table6"/>
        <w:tblW w:w="9435.0" w:type="dxa"/>
        <w:jc w:val="left"/>
        <w:tblLayout w:type="fixed"/>
        <w:tblLook w:val="0400"/>
      </w:tblPr>
      <w:tblGrid>
        <w:gridCol w:w="9435"/>
        <w:tblGridChange w:id="0">
          <w:tblGrid>
            <w:gridCol w:w="9435"/>
          </w:tblGrid>
        </w:tblGridChange>
      </w:tblGrid>
      <w:tr>
        <w:trPr>
          <w:cantSplit w:val="0"/>
          <w:tblHeader w:val="0"/>
        </w:trPr>
        <w:tc>
          <w:tcPr>
            <w:shd w:fill="474949" w:val="clear"/>
            <w:tcMar>
              <w:top w:w="100.0" w:type="dxa"/>
              <w:left w:w="100.0" w:type="dxa"/>
              <w:bottom w:w="100.0" w:type="dxa"/>
              <w:right w:w="100.0" w:type="dxa"/>
            </w:tcMar>
          </w:tcPr>
          <w:p w:rsidR="00000000" w:rsidDel="00000000" w:rsidP="00000000" w:rsidRDefault="00000000" w:rsidRPr="00000000" w14:paraId="0000009D">
            <w:pPr>
              <w:widowControl w:val="0"/>
              <w:rPr>
                <w:rFonts w:ascii="Source Sans Pro" w:cs="Source Sans Pro" w:eastAsia="Source Sans Pro" w:hAnsi="Source Sans Pro"/>
                <w:color w:val="333333"/>
                <w:shd w:fill="f8f8f8" w:val="clear"/>
              </w:rPr>
            </w:pPr>
            <w:r w:rsidDel="00000000" w:rsidR="00000000" w:rsidRPr="00000000">
              <w:rPr>
                <w:rFonts w:ascii="Source Sans Pro" w:cs="Source Sans Pro" w:eastAsia="Source Sans Pro" w:hAnsi="Source Sans Pro"/>
                <w:color w:val="d1d9e1"/>
                <w:shd w:fill="474949" w:val="clear"/>
                <w:rtl w:val="0"/>
              </w:rPr>
              <w:t xml:space="preserve">aligned_tests &lt;-</w:t>
              <w:br w:type="textWrapping"/>
              <w:tab/>
              <w:t xml:space="preserve">align_test_files(X = master_annotations, </w:t>
            </w:r>
            <w:r w:rsidDel="00000000" w:rsidR="00000000" w:rsidRPr="00000000">
              <w:rPr>
                <w:rFonts w:ascii="Source Sans Pro" w:cs="Source Sans Pro" w:eastAsia="Source Sans Pro" w:hAnsi="Source Sans Pro"/>
                <w:i w:val="1"/>
                <w:color w:val="969896"/>
                <w:shd w:fill="474949" w:val="clear"/>
                <w:rtl w:val="0"/>
              </w:rPr>
              <w:t xml:space="preserve"># annotations of sounds in master file</w:t>
            </w:r>
            <w:r w:rsidDel="00000000" w:rsidR="00000000" w:rsidRPr="00000000">
              <w:rPr>
                <w:rFonts w:ascii="Source Sans Pro" w:cs="Source Sans Pro" w:eastAsia="Source Sans Pro" w:hAnsi="Source Sans Pro"/>
                <w:color w:val="d1d9e1"/>
                <w:shd w:fill="474949" w:val="clear"/>
                <w:rtl w:val="0"/>
              </w:rPr>
              <w:br w:type="textWrapping"/>
              <w:t xml:space="preserve">                 </w:t>
              <w:tab/>
              <w:t xml:space="preserve">Y = markers_in_tests) </w:t>
            </w:r>
            <w:r w:rsidDel="00000000" w:rsidR="00000000" w:rsidRPr="00000000">
              <w:rPr>
                <w:rFonts w:ascii="Source Sans Pro" w:cs="Source Sans Pro" w:eastAsia="Source Sans Pro" w:hAnsi="Source Sans Pro"/>
                <w:i w:val="1"/>
                <w:color w:val="969896"/>
                <w:shd w:fill="474949" w:val="clear"/>
                <w:rtl w:val="0"/>
              </w:rPr>
              <w:t xml:space="preserve"># position of markers in test files</w:t>
            </w:r>
            <w:r w:rsidDel="00000000" w:rsidR="00000000" w:rsidRPr="00000000">
              <w:rPr>
                <w:rFonts w:ascii="Source Sans Pro" w:cs="Source Sans Pro" w:eastAsia="Source Sans Pro" w:hAnsi="Source Sans Pro"/>
                <w:color w:val="d1d9e1"/>
                <w:shd w:fill="474949" w:val="clear"/>
                <w:rtl w:val="0"/>
              </w:rPr>
              <w:br w:type="textWrapping"/>
              <w:t xml:space="preserve">                 </w:t>
              <w:br w:type="textWrapping"/>
            </w:r>
            <w:r w:rsidDel="00000000" w:rsidR="00000000" w:rsidRPr="00000000">
              <w:rPr>
                <w:rFonts w:ascii="Source Sans Pro" w:cs="Source Sans Pro" w:eastAsia="Source Sans Pro" w:hAnsi="Source Sans Pro"/>
                <w:i w:val="1"/>
                <w:color w:val="969896"/>
                <w:shd w:fill="474949" w:val="clear"/>
                <w:rtl w:val="0"/>
              </w:rPr>
              <w:t xml:space="preserve"># print output</w:t>
            </w:r>
            <w:r w:rsidDel="00000000" w:rsidR="00000000" w:rsidRPr="00000000">
              <w:rPr>
                <w:rFonts w:ascii="Source Sans Pro" w:cs="Source Sans Pro" w:eastAsia="Source Sans Pro" w:hAnsi="Source Sans Pro"/>
                <w:color w:val="d1d9e1"/>
                <w:shd w:fill="474949" w:val="clear"/>
                <w:rtl w:val="0"/>
              </w:rPr>
              <w:br w:type="textWrapping"/>
              <w:t xml:space="preserve">aligned_tests</w:t>
            </w:r>
            <w:r w:rsidDel="00000000" w:rsidR="00000000" w:rsidRPr="00000000">
              <w:rPr>
                <w:rtl w:val="0"/>
              </w:rPr>
            </w:r>
          </w:p>
        </w:tc>
      </w:tr>
    </w:tbl>
    <w:p w:rsidR="00000000" w:rsidDel="00000000" w:rsidP="00000000" w:rsidRDefault="00000000" w:rsidRPr="00000000" w14:paraId="0000009E">
      <w:pPr>
        <w:rPr>
          <w:rFonts w:ascii="Source Sans Pro" w:cs="Source Sans Pro" w:eastAsia="Source Sans Pro" w:hAnsi="Source Sans Pro"/>
        </w:rPr>
      </w:pPr>
      <w:r w:rsidDel="00000000" w:rsidR="00000000" w:rsidRPr="00000000">
        <w:rPr>
          <w:rtl w:val="0"/>
        </w:rPr>
      </w:r>
    </w:p>
    <w:tbl>
      <w:tblPr>
        <w:tblStyle w:val="Table7"/>
        <w:tblW w:w="9195.0" w:type="dxa"/>
        <w:jc w:val="left"/>
        <w:tblInd w:w="1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055"/>
        <w:gridCol w:w="720"/>
        <w:gridCol w:w="690"/>
        <w:gridCol w:w="780"/>
        <w:gridCol w:w="1365"/>
        <w:gridCol w:w="1020"/>
        <w:gridCol w:w="1320"/>
        <w:gridCol w:w="1245"/>
        <w:tblGridChange w:id="0">
          <w:tblGrid>
            <w:gridCol w:w="2055"/>
            <w:gridCol w:w="720"/>
            <w:gridCol w:w="690"/>
            <w:gridCol w:w="780"/>
            <w:gridCol w:w="1365"/>
            <w:gridCol w:w="1020"/>
            <w:gridCol w:w="1320"/>
            <w:gridCol w:w="1245"/>
          </w:tblGrid>
        </w:tblGridChange>
      </w:tblGrid>
      <w:tr>
        <w:trPr>
          <w:cantSplit w:val="0"/>
          <w:trHeight w:val="14" w:hRule="atLeast"/>
          <w:tblHeader w:val="1"/>
        </w:trPr>
        <w:tc>
          <w:tcPr>
            <w:shd w:fill="d3d8dc" w:val="clear"/>
            <w:tcMar>
              <w:top w:w="100.0" w:type="dxa"/>
              <w:left w:w="100.0" w:type="dxa"/>
              <w:bottom w:w="100.0" w:type="dxa"/>
              <w:right w:w="100.0" w:type="dxa"/>
            </w:tcMar>
          </w:tcPr>
          <w:p w:rsidR="00000000" w:rsidDel="00000000" w:rsidP="00000000" w:rsidRDefault="00000000" w:rsidRPr="00000000" w14:paraId="0000009F">
            <w:pPr>
              <w:jc w:val="center"/>
              <w:rPr>
                <w:rFonts w:ascii="Source Sans Pro" w:cs="Source Sans Pro" w:eastAsia="Source Sans Pro" w:hAnsi="Source Sans Pro"/>
                <w:b w:val="1"/>
                <w:sz w:val="16"/>
                <w:szCs w:val="16"/>
              </w:rPr>
            </w:pPr>
            <w:r w:rsidDel="00000000" w:rsidR="00000000" w:rsidRPr="00000000">
              <w:rPr>
                <w:rFonts w:ascii="Source Sans Pro" w:cs="Source Sans Pro" w:eastAsia="Source Sans Pro" w:hAnsi="Source Sans Pro"/>
                <w:b w:val="1"/>
                <w:sz w:val="16"/>
                <w:szCs w:val="16"/>
                <w:rtl w:val="0"/>
              </w:rPr>
              <w:t xml:space="preserve">sound.files</w:t>
            </w:r>
          </w:p>
        </w:tc>
        <w:tc>
          <w:tcPr>
            <w:shd w:fill="d3d8dc" w:val="clear"/>
            <w:tcMar>
              <w:top w:w="100.0" w:type="dxa"/>
              <w:left w:w="100.0" w:type="dxa"/>
              <w:bottom w:w="100.0" w:type="dxa"/>
              <w:right w:w="100.0" w:type="dxa"/>
            </w:tcMar>
          </w:tcPr>
          <w:p w:rsidR="00000000" w:rsidDel="00000000" w:rsidP="00000000" w:rsidRDefault="00000000" w:rsidRPr="00000000" w14:paraId="000000A0">
            <w:pPr>
              <w:jc w:val="center"/>
              <w:rPr>
                <w:rFonts w:ascii="Source Sans Pro" w:cs="Source Sans Pro" w:eastAsia="Source Sans Pro" w:hAnsi="Source Sans Pro"/>
                <w:b w:val="1"/>
                <w:sz w:val="16"/>
                <w:szCs w:val="16"/>
              </w:rPr>
            </w:pPr>
            <w:r w:rsidDel="00000000" w:rsidR="00000000" w:rsidRPr="00000000">
              <w:rPr>
                <w:rFonts w:ascii="Source Sans Pro" w:cs="Source Sans Pro" w:eastAsia="Source Sans Pro" w:hAnsi="Source Sans Pro"/>
                <w:b w:val="1"/>
                <w:sz w:val="16"/>
                <w:szCs w:val="16"/>
                <w:rtl w:val="0"/>
              </w:rPr>
              <w:t xml:space="preserve">selec</w:t>
            </w:r>
          </w:p>
        </w:tc>
        <w:tc>
          <w:tcPr>
            <w:shd w:fill="d3d8dc" w:val="clear"/>
            <w:tcMar>
              <w:top w:w="100.0" w:type="dxa"/>
              <w:left w:w="100.0" w:type="dxa"/>
              <w:bottom w:w="100.0" w:type="dxa"/>
              <w:right w:w="100.0" w:type="dxa"/>
            </w:tcMar>
          </w:tcPr>
          <w:p w:rsidR="00000000" w:rsidDel="00000000" w:rsidP="00000000" w:rsidRDefault="00000000" w:rsidRPr="00000000" w14:paraId="000000A1">
            <w:pPr>
              <w:jc w:val="center"/>
              <w:rPr>
                <w:rFonts w:ascii="Source Sans Pro" w:cs="Source Sans Pro" w:eastAsia="Source Sans Pro" w:hAnsi="Source Sans Pro"/>
                <w:b w:val="1"/>
                <w:sz w:val="16"/>
                <w:szCs w:val="16"/>
              </w:rPr>
            </w:pPr>
            <w:r w:rsidDel="00000000" w:rsidR="00000000" w:rsidRPr="00000000">
              <w:rPr>
                <w:rFonts w:ascii="Source Sans Pro" w:cs="Source Sans Pro" w:eastAsia="Source Sans Pro" w:hAnsi="Source Sans Pro"/>
                <w:b w:val="1"/>
                <w:sz w:val="16"/>
                <w:szCs w:val="16"/>
                <w:rtl w:val="0"/>
              </w:rPr>
              <w:t xml:space="preserve">start</w:t>
            </w:r>
          </w:p>
        </w:tc>
        <w:tc>
          <w:tcPr>
            <w:shd w:fill="d3d8dc" w:val="clear"/>
            <w:tcMar>
              <w:top w:w="100.0" w:type="dxa"/>
              <w:left w:w="100.0" w:type="dxa"/>
              <w:bottom w:w="100.0" w:type="dxa"/>
              <w:right w:w="100.0" w:type="dxa"/>
            </w:tcMar>
          </w:tcPr>
          <w:p w:rsidR="00000000" w:rsidDel="00000000" w:rsidP="00000000" w:rsidRDefault="00000000" w:rsidRPr="00000000" w14:paraId="000000A2">
            <w:pPr>
              <w:jc w:val="center"/>
              <w:rPr>
                <w:rFonts w:ascii="Source Sans Pro" w:cs="Source Sans Pro" w:eastAsia="Source Sans Pro" w:hAnsi="Source Sans Pro"/>
                <w:b w:val="1"/>
                <w:sz w:val="16"/>
                <w:szCs w:val="16"/>
              </w:rPr>
            </w:pPr>
            <w:r w:rsidDel="00000000" w:rsidR="00000000" w:rsidRPr="00000000">
              <w:rPr>
                <w:rFonts w:ascii="Source Sans Pro" w:cs="Source Sans Pro" w:eastAsia="Source Sans Pro" w:hAnsi="Source Sans Pro"/>
                <w:b w:val="1"/>
                <w:sz w:val="16"/>
                <w:szCs w:val="16"/>
                <w:rtl w:val="0"/>
              </w:rPr>
              <w:t xml:space="preserve">end</w:t>
            </w:r>
          </w:p>
        </w:tc>
        <w:tc>
          <w:tcPr>
            <w:shd w:fill="d3d8dc" w:val="clear"/>
            <w:tcMar>
              <w:top w:w="100.0" w:type="dxa"/>
              <w:left w:w="100.0" w:type="dxa"/>
              <w:bottom w:w="100.0" w:type="dxa"/>
              <w:right w:w="100.0" w:type="dxa"/>
            </w:tcMar>
          </w:tcPr>
          <w:p w:rsidR="00000000" w:rsidDel="00000000" w:rsidP="00000000" w:rsidRDefault="00000000" w:rsidRPr="00000000" w14:paraId="000000A3">
            <w:pPr>
              <w:jc w:val="center"/>
              <w:rPr>
                <w:rFonts w:ascii="Source Sans Pro" w:cs="Source Sans Pro" w:eastAsia="Source Sans Pro" w:hAnsi="Source Sans Pro"/>
                <w:b w:val="1"/>
                <w:sz w:val="16"/>
                <w:szCs w:val="16"/>
              </w:rPr>
            </w:pPr>
            <w:r w:rsidDel="00000000" w:rsidR="00000000" w:rsidRPr="00000000">
              <w:rPr>
                <w:rFonts w:ascii="Source Sans Pro" w:cs="Source Sans Pro" w:eastAsia="Source Sans Pro" w:hAnsi="Source Sans Pro"/>
                <w:b w:val="1"/>
                <w:sz w:val="16"/>
                <w:szCs w:val="16"/>
                <w:rtl w:val="0"/>
              </w:rPr>
              <w:t xml:space="preserve">bottom.freq</w:t>
            </w:r>
          </w:p>
        </w:tc>
        <w:tc>
          <w:tcPr>
            <w:shd w:fill="d3d8dc" w:val="clear"/>
            <w:tcMar>
              <w:top w:w="100.0" w:type="dxa"/>
              <w:left w:w="100.0" w:type="dxa"/>
              <w:bottom w:w="100.0" w:type="dxa"/>
              <w:right w:w="100.0" w:type="dxa"/>
            </w:tcMar>
          </w:tcPr>
          <w:p w:rsidR="00000000" w:rsidDel="00000000" w:rsidP="00000000" w:rsidRDefault="00000000" w:rsidRPr="00000000" w14:paraId="000000A4">
            <w:pPr>
              <w:jc w:val="center"/>
              <w:rPr>
                <w:rFonts w:ascii="Source Sans Pro" w:cs="Source Sans Pro" w:eastAsia="Source Sans Pro" w:hAnsi="Source Sans Pro"/>
                <w:b w:val="1"/>
                <w:sz w:val="16"/>
                <w:szCs w:val="16"/>
              </w:rPr>
            </w:pPr>
            <w:r w:rsidDel="00000000" w:rsidR="00000000" w:rsidRPr="00000000">
              <w:rPr>
                <w:rFonts w:ascii="Source Sans Pro" w:cs="Source Sans Pro" w:eastAsia="Source Sans Pro" w:hAnsi="Source Sans Pro"/>
                <w:b w:val="1"/>
                <w:sz w:val="16"/>
                <w:szCs w:val="16"/>
                <w:rtl w:val="0"/>
              </w:rPr>
              <w:t xml:space="preserve">top.freq</w:t>
            </w:r>
          </w:p>
        </w:tc>
        <w:tc>
          <w:tcPr>
            <w:shd w:fill="d3d8dc" w:val="clear"/>
            <w:tcMar>
              <w:top w:w="100.0" w:type="dxa"/>
              <w:left w:w="100.0" w:type="dxa"/>
              <w:bottom w:w="100.0" w:type="dxa"/>
              <w:right w:w="100.0" w:type="dxa"/>
            </w:tcMar>
          </w:tcPr>
          <w:p w:rsidR="00000000" w:rsidDel="00000000" w:rsidP="00000000" w:rsidRDefault="00000000" w:rsidRPr="00000000" w14:paraId="000000A5">
            <w:pPr>
              <w:jc w:val="center"/>
              <w:rPr>
                <w:rFonts w:ascii="Source Sans Pro" w:cs="Source Sans Pro" w:eastAsia="Source Sans Pro" w:hAnsi="Source Sans Pro"/>
                <w:b w:val="1"/>
                <w:sz w:val="16"/>
                <w:szCs w:val="16"/>
              </w:rPr>
            </w:pPr>
            <w:r w:rsidDel="00000000" w:rsidR="00000000" w:rsidRPr="00000000">
              <w:rPr>
                <w:rFonts w:ascii="Source Sans Pro" w:cs="Source Sans Pro" w:eastAsia="Source Sans Pro" w:hAnsi="Source Sans Pro"/>
                <w:b w:val="1"/>
                <w:sz w:val="16"/>
                <w:szCs w:val="16"/>
                <w:rtl w:val="0"/>
              </w:rPr>
              <w:t xml:space="preserve">sound.id</w:t>
            </w:r>
          </w:p>
        </w:tc>
        <w:tc>
          <w:tcPr>
            <w:shd w:fill="d3d8dc" w:val="clear"/>
            <w:tcMar>
              <w:top w:w="100.0" w:type="dxa"/>
              <w:left w:w="100.0" w:type="dxa"/>
              <w:bottom w:w="100.0" w:type="dxa"/>
              <w:right w:w="100.0" w:type="dxa"/>
            </w:tcMar>
          </w:tcPr>
          <w:p w:rsidR="00000000" w:rsidDel="00000000" w:rsidP="00000000" w:rsidRDefault="00000000" w:rsidRPr="00000000" w14:paraId="000000A6">
            <w:pPr>
              <w:jc w:val="center"/>
              <w:rPr>
                <w:rFonts w:ascii="Source Sans Pro" w:cs="Source Sans Pro" w:eastAsia="Source Sans Pro" w:hAnsi="Source Sans Pro"/>
                <w:b w:val="1"/>
                <w:sz w:val="16"/>
                <w:szCs w:val="16"/>
              </w:rPr>
            </w:pPr>
            <w:r w:rsidDel="00000000" w:rsidR="00000000" w:rsidRPr="00000000">
              <w:rPr>
                <w:rFonts w:ascii="Source Sans Pro" w:cs="Source Sans Pro" w:eastAsia="Source Sans Pro" w:hAnsi="Source Sans Pro"/>
                <w:b w:val="1"/>
                <w:sz w:val="16"/>
                <w:szCs w:val="16"/>
                <w:rtl w:val="0"/>
              </w:rPr>
              <w:t xml:space="preserve">marker</w:t>
            </w:r>
          </w:p>
        </w:tc>
      </w:tr>
      <w:tr>
        <w:trPr>
          <w:cantSplit w:val="0"/>
          <w:trHeight w:val="1073.2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A7">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trnsc1_100m_closed.wav</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A8">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1</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A9">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6.060</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AA">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7.060</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AB">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1.333</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AC">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2.666</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AD">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start_marker</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AE">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end_marker</w:t>
            </w:r>
            <w:r w:rsidDel="00000000" w:rsidR="00000000" w:rsidRPr="00000000">
              <w:rPr>
                <w:rtl w:val="0"/>
              </w:rPr>
            </w:r>
          </w:p>
        </w:tc>
      </w:tr>
      <w:tr>
        <w:trPr>
          <w:cantSplit w:val="0"/>
          <w:trHeight w:val="14"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AF">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trnsc1_100m_closed.wav</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B0">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2</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B1">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7.110</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B2">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7.310</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B3">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7.875</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B4">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8.805</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B5">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dur:0.2;freq:9;fm;am_1</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B6">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end_marker</w:t>
            </w:r>
            <w:r w:rsidDel="00000000" w:rsidR="00000000" w:rsidRPr="00000000">
              <w:rPr>
                <w:rtl w:val="0"/>
              </w:rPr>
            </w:r>
          </w:p>
        </w:tc>
      </w:tr>
      <w:tr>
        <w:trPr>
          <w:cantSplit w:val="0"/>
          <w:trHeight w:val="14"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B7">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trnsc1_100m_closed.wav</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B8">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3</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B9">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7.360</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BA">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7.560</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BB">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3.208</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BC">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4.069</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BD">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dur:0.2;freq:4;fm;am_1</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BE">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end_marker</w:t>
            </w:r>
            <w:r w:rsidDel="00000000" w:rsidR="00000000" w:rsidRPr="00000000">
              <w:rPr>
                <w:rtl w:val="0"/>
              </w:rPr>
            </w:r>
          </w:p>
        </w:tc>
      </w:tr>
      <w:tr>
        <w:trPr>
          <w:cantSplit w:val="0"/>
          <w:trHeight w:val="14"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BF">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trnsc1_100m_closed.wav</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0">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4</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1">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7.610</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2">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7.810</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3">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0.422</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4">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1.223</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5">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dur:0.2;freq:1;fm;am_1</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6">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end_marker</w:t>
            </w:r>
            <w:r w:rsidDel="00000000" w:rsidR="00000000" w:rsidRPr="00000000">
              <w:rPr>
                <w:rtl w:val="0"/>
              </w:rPr>
            </w:r>
          </w:p>
        </w:tc>
      </w:tr>
      <w:tr>
        <w:trPr>
          <w:cantSplit w:val="0"/>
          <w:trHeight w:val="14"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C7">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trnsc1_100m_closed.wav</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8">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5</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9">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7.860</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A">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8.060</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B">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6.905</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C">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7.917</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D">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dur:0.2;freq:7;fm;am_1</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E">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end_marker</w:t>
            </w:r>
            <w:r w:rsidDel="00000000" w:rsidR="00000000" w:rsidRPr="00000000">
              <w:rPr>
                <w:rtl w:val="0"/>
              </w:rPr>
            </w:r>
          </w:p>
        </w:tc>
      </w:tr>
      <w:tr>
        <w:trPr>
          <w:cantSplit w:val="0"/>
          <w:trHeight w:val="14"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CF">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trnsc1_100m_closed.wav</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D0">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6</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D1">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8.110</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D2">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8.310</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D3">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8.417</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D4">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9.416</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D5">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dur:0.2;freq:9.5;fm;am_1</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D6">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color w:val="000000"/>
                <w:sz w:val="16"/>
                <w:szCs w:val="16"/>
                <w:rtl w:val="0"/>
              </w:rPr>
              <w:t xml:space="preserve">end_marker</w:t>
            </w:r>
            <w:r w:rsidDel="00000000" w:rsidR="00000000" w:rsidRPr="00000000">
              <w:rPr>
                <w:rtl w:val="0"/>
              </w:rPr>
            </w:r>
          </w:p>
        </w:tc>
      </w:tr>
    </w:tbl>
    <w:p w:rsidR="00000000" w:rsidDel="00000000" w:rsidP="00000000" w:rsidRDefault="00000000" w:rsidRPr="00000000" w14:paraId="000000D7">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D8">
      <w:pPr>
        <w:spacing w:line="48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rtl w:val="0"/>
        </w:rPr>
        <w:t xml:space="preserve">The function </w:t>
      </w:r>
      <w:r w:rsidDel="00000000" w:rsidR="00000000" w:rsidRPr="00000000">
        <w:rPr>
          <w:rFonts w:ascii="Source Sans Pro" w:cs="Source Sans Pro" w:eastAsia="Source Sans Pro" w:hAnsi="Source Sans Pro"/>
          <w:i w:val="1"/>
          <w:rtl w:val="0"/>
        </w:rPr>
        <w:t xml:space="preserve">align_test_files</w:t>
      </w:r>
      <w:r w:rsidDel="00000000" w:rsidR="00000000" w:rsidRPr="00000000">
        <w:rPr>
          <w:rFonts w:ascii="Source Sans Pro" w:cs="Source Sans Pro" w:eastAsia="Source Sans Pro" w:hAnsi="Source Sans Pro"/>
          <w:rtl w:val="0"/>
        </w:rPr>
        <w:t xml:space="preserve"> uses the marker with the highest cross-correlation score to estimate the location for all other sounds in the test files.</w:t>
      </w:r>
      <w:sdt>
        <w:sdtPr>
          <w:tag w:val="goog_rdk_61"/>
        </w:sdtPr>
        <w:sdtContent>
          <w:del w:author="Marcelo Araya" w:id="46" w:date="2024-09-28T19:35:02Z">
            <w:r w:rsidDel="00000000" w:rsidR="00000000" w:rsidRPr="00000000">
              <w:rPr>
                <w:rFonts w:ascii="Source Sans Pro" w:cs="Source Sans Pro" w:eastAsia="Source Sans Pro" w:hAnsi="Source Sans Pro"/>
                <w:rtl w:val="0"/>
              </w:rPr>
              <w:delText xml:space="preserve"> In cases where the location of test sounds (i.e. individual sounds in test files) is still slightly off</w:delText>
            </w:r>
          </w:del>
        </w:sdtContent>
      </w:sdt>
      <w:sdt>
        <w:sdtPr>
          <w:tag w:val="goog_rdk_62"/>
        </w:sdtPr>
        <w:sdtContent>
          <w:ins w:author="Marcelo Araya" w:id="46" w:date="2024-09-28T19:35:02Z">
            <w:sdt>
              <w:sdtPr>
                <w:tag w:val="goog_rdk_63"/>
              </w:sdtPr>
              <w:sdtContent>
                <w:del w:author="Marcelo Araya" w:id="46" w:date="2024-09-28T19:35:02Z">
                  <w:r w:rsidDel="00000000" w:rsidR="00000000" w:rsidRPr="00000000">
                    <w:rPr>
                      <w:rFonts w:ascii="Source Sans Pro" w:cs="Source Sans Pro" w:eastAsia="Source Sans Pro" w:hAnsi="Source Sans Pro"/>
                      <w:rtl w:val="0"/>
                    </w:rPr>
                    <w:delText xml:space="preserve">, which can be quite common</w:delText>
                  </w:r>
                </w:del>
              </w:sdtContent>
            </w:sdt>
          </w:ins>
        </w:sdtContent>
      </w:sdt>
      <w:sdt>
        <w:sdtPr>
          <w:tag w:val="goog_rdk_64"/>
        </w:sdtPr>
        <w:sdtContent>
          <w:del w:author="Marcelo Araya" w:id="46" w:date="2024-09-28T19:35:02Z">
            <w:r w:rsidDel="00000000" w:rsidR="00000000" w:rsidRPr="00000000">
              <w:rPr>
                <w:rFonts w:ascii="Source Sans Pro" w:cs="Source Sans Pro" w:eastAsia="Source Sans Pro" w:hAnsi="Source Sans Pro"/>
                <w:rtl w:val="0"/>
              </w:rPr>
              <w:delText xml:space="preserve">, sounds can be further aligned with the functions </w:delText>
            </w:r>
            <w:r w:rsidDel="00000000" w:rsidR="00000000" w:rsidRPr="00000000">
              <w:rPr>
                <w:rFonts w:ascii="Source Sans Pro" w:cs="Source Sans Pro" w:eastAsia="Source Sans Pro" w:hAnsi="Source Sans Pro"/>
                <w:i w:val="1"/>
                <w:rtl w:val="0"/>
              </w:rPr>
              <w:delText xml:space="preserve">auto_realign </w:delText>
            </w:r>
            <w:r w:rsidDel="00000000" w:rsidR="00000000" w:rsidRPr="00000000">
              <w:rPr>
                <w:rFonts w:ascii="Source Sans Pro" w:cs="Source Sans Pro" w:eastAsia="Source Sans Pro" w:hAnsi="Source Sans Pro"/>
                <w:rtl w:val="0"/>
              </w:rPr>
              <w:delText xml:space="preserve">and</w:delText>
            </w:r>
            <w:r w:rsidDel="00000000" w:rsidR="00000000" w:rsidRPr="00000000">
              <w:rPr>
                <w:rFonts w:ascii="Source Sans Pro" w:cs="Source Sans Pro" w:eastAsia="Source Sans Pro" w:hAnsi="Source Sans Pro"/>
                <w:i w:val="1"/>
                <w:rtl w:val="0"/>
              </w:rPr>
              <w:delText xml:space="preserve"> manual_realign </w:delText>
            </w:r>
            <w:r w:rsidDel="00000000" w:rsidR="00000000" w:rsidRPr="00000000">
              <w:rPr>
                <w:rFonts w:ascii="Source Sans Pro" w:cs="Source Sans Pro" w:eastAsia="Source Sans Pro" w:hAnsi="Source Sans Pro"/>
                <w:rtl w:val="0"/>
              </w:rPr>
              <w:delText xml:space="preserve">(Table 1). </w:delText>
            </w:r>
          </w:del>
        </w:sdtContent>
      </w:sdt>
      <w:r w:rsidDel="00000000" w:rsidR="00000000" w:rsidRPr="00000000">
        <w:rPr>
          <w:rFonts w:ascii="Source Sans Pro" w:cs="Source Sans Pro" w:eastAsia="Source Sans Pro" w:hAnsi="Source Sans Pro"/>
          <w:rtl w:val="0"/>
        </w:rPr>
        <w:t xml:space="preserve">The output of </w:t>
      </w:r>
      <w:r w:rsidDel="00000000" w:rsidR="00000000" w:rsidRPr="00000000">
        <w:rPr>
          <w:rFonts w:ascii="Source Sans Pro" w:cs="Source Sans Pro" w:eastAsia="Source Sans Pro" w:hAnsi="Source Sans Pro"/>
          <w:i w:val="1"/>
          <w:rtl w:val="0"/>
        </w:rPr>
        <w:t xml:space="preserve">align_test_files, </w:t>
      </w:r>
      <w:r w:rsidDel="00000000" w:rsidR="00000000" w:rsidRPr="00000000">
        <w:rPr>
          <w:rFonts w:ascii="Source Sans Pro" w:cs="Source Sans Pro" w:eastAsia="Source Sans Pro" w:hAnsi="Source Sans Pro"/>
          <w:rtl w:val="0"/>
        </w:rPr>
        <w:t xml:space="preserve">(and from </w:t>
      </w:r>
      <w:r w:rsidDel="00000000" w:rsidR="00000000" w:rsidRPr="00000000">
        <w:rPr>
          <w:rFonts w:ascii="Source Sans Pro" w:cs="Source Sans Pro" w:eastAsia="Source Sans Pro" w:hAnsi="Source Sans Pro"/>
          <w:i w:val="1"/>
          <w:rtl w:val="0"/>
        </w:rPr>
        <w:t xml:space="preserve">auto_realign </w:t>
      </w:r>
      <w:r w:rsidDel="00000000" w:rsidR="00000000" w:rsidRPr="00000000">
        <w:rPr>
          <w:rFonts w:ascii="Source Sans Pro" w:cs="Source Sans Pro" w:eastAsia="Source Sans Pro" w:hAnsi="Source Sans Pro"/>
          <w:rtl w:val="0"/>
        </w:rPr>
        <w:t xml:space="preserve">and</w:t>
      </w:r>
      <w:r w:rsidDel="00000000" w:rsidR="00000000" w:rsidRPr="00000000">
        <w:rPr>
          <w:rFonts w:ascii="Source Sans Pro" w:cs="Source Sans Pro" w:eastAsia="Source Sans Pro" w:hAnsi="Source Sans Pro"/>
          <w:i w:val="1"/>
          <w:rtl w:val="0"/>
        </w:rPr>
        <w:t xml:space="preserve"> manual_realign</w:t>
      </w:r>
      <w:r w:rsidDel="00000000" w:rsidR="00000000" w:rsidRPr="00000000">
        <w:rPr>
          <w:rFonts w:ascii="Source Sans Pro" w:cs="Source Sans Pro" w:eastAsia="Source Sans Pro" w:hAnsi="Source Sans Pro"/>
          <w:rtl w:val="0"/>
        </w:rPr>
        <w:t xml:space="preserve">)</w:t>
      </w:r>
      <w:r w:rsidDel="00000000" w:rsidR="00000000" w:rsidRPr="00000000">
        <w:rPr>
          <w:rFonts w:ascii="Source Sans Pro" w:cs="Source Sans Pro" w:eastAsia="Source Sans Pro" w:hAnsi="Source Sans Pro"/>
          <w:i w:val="1"/>
          <w:rtl w:val="0"/>
        </w:rPr>
        <w:t xml:space="preserve"> </w:t>
      </w:r>
      <w:r w:rsidDel="00000000" w:rsidR="00000000" w:rsidRPr="00000000">
        <w:rPr>
          <w:rFonts w:ascii="Source Sans Pro" w:cs="Source Sans Pro" w:eastAsia="Source Sans Pro" w:hAnsi="Source Sans Pro"/>
          <w:rtl w:val="0"/>
        </w:rPr>
        <w:t xml:space="preserve">contains the time-frequency coordinates (in s and kHz) for all test sounds (Fig. 1). The precision of the alignment can be visually inspected using the function </w:t>
      </w:r>
      <w:r w:rsidDel="00000000" w:rsidR="00000000" w:rsidRPr="00000000">
        <w:rPr>
          <w:rFonts w:ascii="Source Sans Pro" w:cs="Source Sans Pro" w:eastAsia="Source Sans Pro" w:hAnsi="Source Sans Pro"/>
          <w:i w:val="1"/>
          <w:rtl w:val="0"/>
        </w:rPr>
        <w:t xml:space="preserve">plot_aligned_sounds</w:t>
      </w:r>
      <w:r w:rsidDel="00000000" w:rsidR="00000000" w:rsidRPr="00000000">
        <w:rPr>
          <w:rFonts w:ascii="Source Sans Pro" w:cs="Source Sans Pro" w:eastAsia="Source Sans Pro" w:hAnsi="Source Sans Pro"/>
          <w:rtl w:val="0"/>
        </w:rPr>
        <w:t xml:space="preserve">,</w:t>
      </w:r>
      <w:r w:rsidDel="00000000" w:rsidR="00000000" w:rsidRPr="00000000">
        <w:rPr>
          <w:rFonts w:ascii="Source Sans Pro" w:cs="Source Sans Pro" w:eastAsia="Source Sans Pro" w:hAnsi="Source Sans Pro"/>
          <w:i w:val="1"/>
          <w:rtl w:val="0"/>
        </w:rPr>
        <w:t xml:space="preserve"> </w:t>
      </w:r>
      <w:r w:rsidDel="00000000" w:rsidR="00000000" w:rsidRPr="00000000">
        <w:rPr>
          <w:rFonts w:ascii="Source Sans Pro" w:cs="Source Sans Pro" w:eastAsia="Source Sans Pro" w:hAnsi="Source Sans Pro"/>
          <w:rtl w:val="0"/>
        </w:rPr>
        <w:t xml:space="preserve">which produces images similar to the spectrograms in each individual panel in Figure 1.</w:t>
      </w:r>
      <w:r w:rsidDel="00000000" w:rsidR="00000000" w:rsidRPr="00000000">
        <w:rPr>
          <w:rtl w:val="0"/>
        </w:rPr>
      </w:r>
    </w:p>
    <w:p w:rsidR="00000000" w:rsidDel="00000000" w:rsidP="00000000" w:rsidRDefault="00000000" w:rsidRPr="00000000" w14:paraId="000000D9">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DA">
      <w:pP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948751" cy="4466225"/>
            <wp:effectExtent b="0" l="0" r="0" t="0"/>
            <wp:docPr id="1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8751" cy="44662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480" w:lineRule="auto"/>
        <w:rPr>
          <w:rFonts w:ascii="Source Sans Pro" w:cs="Source Sans Pro" w:eastAsia="Source Sans Pro" w:hAnsi="Source Sans Pro"/>
          <w:i w:val="1"/>
        </w:rPr>
      </w:pPr>
      <w:r w:rsidDel="00000000" w:rsidR="00000000" w:rsidRPr="00000000">
        <w:rPr>
          <w:rFonts w:ascii="Source Sans Pro" w:cs="Source Sans Pro" w:eastAsia="Source Sans Pro" w:hAnsi="Source Sans Pro"/>
          <w:i w:val="1"/>
          <w:rtl w:val="0"/>
        </w:rPr>
        <w:t xml:space="preserve">Figure 1. Fourier spectrograms of test recordings from an experimental transect in open and closed understories (columns) re-recorded at four distances from the playback speaker (rows). The dotted vertical lines highlight the detected position of sounds computed by the functions find_markers and align_test_files. </w:t>
      </w:r>
    </w:p>
    <w:sdt>
      <w:sdtPr>
        <w:tag w:val="goog_rdk_67"/>
      </w:sdtPr>
      <w:sdtContent>
        <w:p w:rsidR="00000000" w:rsidDel="00000000" w:rsidP="00000000" w:rsidRDefault="00000000" w:rsidRPr="00000000" w14:paraId="000000DC">
          <w:pPr>
            <w:spacing w:line="480" w:lineRule="auto"/>
            <w:rPr>
              <w:ins w:author="Marcelo Araya" w:id="47" w:date="2024-09-28T19:37:39Z"/>
              <w:rFonts w:ascii="Source Sans Pro" w:cs="Source Sans Pro" w:eastAsia="Source Sans Pro" w:hAnsi="Source Sans Pro"/>
              <w:i w:val="1"/>
            </w:rPr>
          </w:pPr>
          <w:sdt>
            <w:sdtPr>
              <w:tag w:val="goog_rdk_66"/>
            </w:sdtPr>
            <w:sdtContent>
              <w:ins w:author="Marcelo Araya" w:id="47" w:date="2024-09-28T19:37:39Z">
                <w:r w:rsidDel="00000000" w:rsidR="00000000" w:rsidRPr="00000000">
                  <w:rPr>
                    <w:rtl w:val="0"/>
                  </w:rPr>
                </w:r>
              </w:ins>
            </w:sdtContent>
          </w:sdt>
        </w:p>
      </w:sdtContent>
    </w:sdt>
    <w:sdt>
      <w:sdtPr>
        <w:tag w:val="goog_rdk_70"/>
      </w:sdtPr>
      <w:sdtContent>
        <w:p w:rsidR="00000000" w:rsidDel="00000000" w:rsidP="00000000" w:rsidRDefault="00000000" w:rsidRPr="00000000" w14:paraId="000000DD">
          <w:pPr>
            <w:spacing w:line="480" w:lineRule="auto"/>
            <w:rPr>
              <w:del w:author="Marcelo Araya" w:id="47" w:date="2024-09-28T19:37:39Z"/>
              <w:rFonts w:ascii="Source Sans Pro" w:cs="Source Sans Pro" w:eastAsia="Source Sans Pro" w:hAnsi="Source Sans Pro"/>
            </w:rPr>
          </w:pPr>
          <w:sdt>
            <w:sdtPr>
              <w:tag w:val="goog_rdk_68"/>
            </w:sdtPr>
            <w:sdtContent>
              <w:ins w:author="Marcelo Araya" w:id="47" w:date="2024-09-28T19:37:39Z">
                <w:r w:rsidDel="00000000" w:rsidR="00000000" w:rsidRPr="00000000">
                  <w:rPr>
                    <w:rFonts w:ascii="Source Sans Pro" w:cs="Source Sans Pro" w:eastAsia="Source Sans Pro" w:hAnsi="Source Sans Pro"/>
                    <w:i w:val="1"/>
                    <w:rtl w:val="0"/>
                  </w:rPr>
                  <w:t xml:space="preserve">When aligning test files users might face two potential problems: the markers are not found or are not perfectly aligned. Not finding the markers only occurs when the markers are highly degraded. However if such a case it is likely that the test sounds have not been registered and then no degradation measure should be taken. This is due to the low frequency and relative high amplitude of markers, which ensure they will be less degraded. </w:t>
                </w:r>
              </w:ins>
            </w:sdtContent>
          </w:sdt>
          <w:sdt>
            <w:sdtPr>
              <w:tag w:val="goog_rdk_69"/>
            </w:sdtPr>
            <w:sdtContent>
              <w:del w:author="Marcelo Araya" w:id="47" w:date="2024-09-28T19:37:39Z">
                <w:r w:rsidDel="00000000" w:rsidR="00000000" w:rsidRPr="00000000">
                  <w:rPr>
                    <w:rtl w:val="0"/>
                  </w:rPr>
                </w:r>
              </w:del>
            </w:sdtContent>
          </w:sdt>
        </w:p>
      </w:sdtContent>
    </w:sdt>
    <w:p w:rsidR="00000000" w:rsidDel="00000000" w:rsidP="00000000" w:rsidRDefault="00000000" w:rsidRPr="00000000" w14:paraId="000000DE">
      <w:pPr>
        <w:spacing w:line="480" w:lineRule="auto"/>
        <w:rPr>
          <w:rFonts w:ascii="Source Sans Pro" w:cs="Source Sans Pro" w:eastAsia="Source Sans Pro" w:hAnsi="Source Sans Pro"/>
        </w:rPr>
      </w:pPr>
      <w:sdt>
        <w:sdtPr>
          <w:tag w:val="goog_rdk_72"/>
        </w:sdtPr>
        <w:sdtContent>
          <w:ins w:author="Marcelo Araya" w:id="48" w:date="2024-09-28T19:36:48Z">
            <w:r w:rsidDel="00000000" w:rsidR="00000000" w:rsidRPr="00000000">
              <w:rPr>
                <w:rFonts w:ascii="Source Sans Pro" w:cs="Source Sans Pro" w:eastAsia="Source Sans Pro" w:hAnsi="Source Sans Pro"/>
                <w:rtl w:val="0"/>
              </w:rPr>
              <w:t xml:space="preserve">In cases in which alignments are slightly off by a few </w:t>
            </w:r>
            <w:r w:rsidDel="00000000" w:rsidR="00000000" w:rsidRPr="00000000">
              <w:rPr>
                <w:rFonts w:ascii="Source Sans Pro" w:cs="Source Sans Pro" w:eastAsia="Source Sans Pro" w:hAnsi="Source Sans Pro"/>
                <w:rtl w:val="0"/>
              </w:rPr>
              <w:t xml:space="preserve">milliseconds</w:t>
            </w:r>
            <w:r w:rsidDel="00000000" w:rsidR="00000000" w:rsidRPr="00000000">
              <w:rPr>
                <w:rFonts w:ascii="Source Sans Pro" w:cs="Source Sans Pro" w:eastAsia="Source Sans Pro" w:hAnsi="Source Sans Pro"/>
                <w:rtl w:val="0"/>
              </w:rPr>
              <w:t xml:space="preserve">, which can be quite common.</w:t>
            </w:r>
            <w:sdt>
              <w:sdtPr>
                <w:tag w:val="goog_rdk_73"/>
              </w:sdtPr>
              <w:sdtContent>
                <w:del w:author="Marcelo Araya" w:id="48" w:date="2024-09-28T19:36:48Z">
                  <w:r w:rsidDel="00000000" w:rsidR="00000000" w:rsidRPr="00000000">
                    <w:rPr>
                      <w:rFonts w:ascii="Source Sans Pro" w:cs="Source Sans Pro" w:eastAsia="Source Sans Pro" w:hAnsi="Source Sans Pro"/>
                      <w:rtl w:val="0"/>
                    </w:rPr>
                    <w:delText xml:space="preserve">sounds can be further aligned with the functions </w:delText>
                  </w:r>
                  <w:r w:rsidDel="00000000" w:rsidR="00000000" w:rsidRPr="00000000">
                    <w:rPr>
                      <w:rFonts w:ascii="Source Sans Pro" w:cs="Source Sans Pro" w:eastAsia="Source Sans Pro" w:hAnsi="Source Sans Pro"/>
                      <w:rtl w:val="0"/>
                    </w:rPr>
                    <w:delText xml:space="preserve">auto_realign </w:delText>
                  </w:r>
                  <w:r w:rsidDel="00000000" w:rsidR="00000000" w:rsidRPr="00000000">
                    <w:rPr>
                      <w:rFonts w:ascii="Source Sans Pro" w:cs="Source Sans Pro" w:eastAsia="Source Sans Pro" w:hAnsi="Source Sans Pro"/>
                      <w:rtl w:val="0"/>
                    </w:rPr>
                    <w:delText xml:space="preserve">and</w:delText>
                  </w:r>
                  <w:r w:rsidDel="00000000" w:rsidR="00000000" w:rsidRPr="00000000">
                    <w:rPr>
                      <w:rFonts w:ascii="Source Sans Pro" w:cs="Source Sans Pro" w:eastAsia="Source Sans Pro" w:hAnsi="Source Sans Pro"/>
                      <w:rtl w:val="0"/>
                    </w:rPr>
                    <w:delText xml:space="preserve"> manual_realign </w:delText>
                  </w:r>
                  <w:r w:rsidDel="00000000" w:rsidR="00000000" w:rsidRPr="00000000">
                    <w:rPr>
                      <w:rFonts w:ascii="Source Sans Pro" w:cs="Source Sans Pro" w:eastAsia="Source Sans Pro" w:hAnsi="Source Sans Pro"/>
                      <w:rtl w:val="0"/>
                    </w:rPr>
                    <w:delText xml:space="preserve">.  </w:delText>
                  </w:r>
                </w:del>
              </w:sdtContent>
            </w:sdt>
          </w:ins>
        </w:sdtContent>
      </w:sdt>
      <w:sdt>
        <w:sdtPr>
          <w:tag w:val="goog_rdk_74"/>
        </w:sdtPr>
        <w:sdtContent>
          <w:del w:author="Marcelo Araya" w:id="48" w:date="2024-09-28T19:36:48Z">
            <w:r w:rsidDel="00000000" w:rsidR="00000000" w:rsidRPr="00000000">
              <w:rPr>
                <w:rFonts w:ascii="Source Sans Pro" w:cs="Source Sans Pro" w:eastAsia="Source Sans Pro" w:hAnsi="Source Sans Pro"/>
                <w:rtl w:val="0"/>
              </w:rPr>
              <w:delText xml:space="preserve">A</w:delText>
            </w:r>
          </w:del>
        </w:sdtContent>
      </w:sdt>
      <w:sdt>
        <w:sdtPr>
          <w:tag w:val="goog_rdk_75"/>
        </w:sdtPr>
        <w:sdtContent>
          <w:ins w:author="Marcelo Araya" w:id="48" w:date="2024-09-28T19:36:48Z">
            <w:sdt>
              <w:sdtPr>
                <w:tag w:val="goog_rdk_76"/>
              </w:sdtPr>
              <w:sdtContent>
                <w:del w:author="Marcelo Araya" w:id="48" w:date="2024-09-28T19:36:48Z">
                  <w:r w:rsidDel="00000000" w:rsidR="00000000" w:rsidRPr="00000000">
                    <w:rPr>
                      <w:rFonts w:ascii="Source Sans Pro" w:cs="Source Sans Pro" w:eastAsia="Source Sans Pro" w:hAnsi="Source Sans Pro"/>
                      <w:rtl w:val="0"/>
                    </w:rPr>
                    <w:delText xml:space="preserve">a</w:delText>
                  </w:r>
                </w:del>
              </w:sdtContent>
            </w:sdt>
          </w:ins>
        </w:sdtContent>
      </w:sdt>
      <w:sdt>
        <w:sdtPr>
          <w:tag w:val="goog_rdk_77"/>
        </w:sdtPr>
        <w:sdtContent>
          <w:del w:author="Marcelo Araya" w:id="48" w:date="2024-09-28T19:36:48Z">
            <w:r w:rsidDel="00000000" w:rsidR="00000000" w:rsidRPr="00000000">
              <w:rPr>
                <w:rFonts w:ascii="Source Sans Pro" w:cs="Source Sans Pro" w:eastAsia="Source Sans Pro" w:hAnsi="Source Sans Pro"/>
                <w:rtl w:val="0"/>
              </w:rPr>
              <w:delText xml:space="preserve">lignments </w:delText>
            </w:r>
          </w:del>
        </w:sdtContent>
      </w:sdt>
      <w:sdt>
        <w:sdtPr>
          <w:tag w:val="goog_rdk_78"/>
        </w:sdtPr>
        <w:sdtContent>
          <w:ins w:author="Marcelo Araya" w:id="48" w:date="2024-09-28T19:36:48Z">
            <w:r w:rsidDel="00000000" w:rsidR="00000000" w:rsidRPr="00000000">
              <w:rPr>
                <w:rFonts w:ascii="Source Sans Pro" w:cs="Source Sans Pro" w:eastAsia="Source Sans Pro" w:hAnsi="Source Sans Pro"/>
                <w:rtl w:val="0"/>
              </w:rPr>
              <w:t xml:space="preserve"> Markers </w:t>
            </w:r>
          </w:ins>
        </w:sdtContent>
      </w:sdt>
      <w:r w:rsidDel="00000000" w:rsidR="00000000" w:rsidRPr="00000000">
        <w:rPr>
          <w:rFonts w:ascii="Source Sans Pro" w:cs="Source Sans Pro" w:eastAsia="Source Sans Pro" w:hAnsi="Source Sans Pro"/>
          <w:rtl w:val="0"/>
        </w:rPr>
        <w:t xml:space="preserve">can be </w:t>
      </w:r>
      <w:sdt>
        <w:sdtPr>
          <w:tag w:val="goog_rdk_79"/>
        </w:sdtPr>
        <w:sdtContent>
          <w:ins w:author="Marcelo Araya" w:id="49" w:date="2024-09-28T19:48:25Z">
            <w:r w:rsidDel="00000000" w:rsidR="00000000" w:rsidRPr="00000000">
              <w:rPr>
                <w:rFonts w:ascii="Source Sans Pro" w:cs="Source Sans Pro" w:eastAsia="Source Sans Pro" w:hAnsi="Source Sans Pro"/>
                <w:rtl w:val="0"/>
              </w:rPr>
              <w:t xml:space="preserve">manually</w:t>
            </w:r>
          </w:ins>
        </w:sdtContent>
      </w:sdt>
      <w:sdt>
        <w:sdtPr>
          <w:tag w:val="goog_rdk_80"/>
        </w:sdtPr>
        <w:sdtContent>
          <w:del w:author="Marcelo Araya" w:id="49" w:date="2024-09-28T19:48:25Z">
            <w:r w:rsidDel="00000000" w:rsidR="00000000" w:rsidRPr="00000000">
              <w:rPr>
                <w:rFonts w:ascii="Source Sans Pro" w:cs="Source Sans Pro" w:eastAsia="Source Sans Pro" w:hAnsi="Source Sans Pro"/>
                <w:rtl w:val="0"/>
              </w:rPr>
              <w:delText xml:space="preserve">further</w:delText>
            </w:r>
          </w:del>
        </w:sdtContent>
      </w:sdt>
      <w:r w:rsidDel="00000000" w:rsidR="00000000" w:rsidRPr="00000000">
        <w:rPr>
          <w:rFonts w:ascii="Source Sans Pro" w:cs="Source Sans Pro" w:eastAsia="Source Sans Pro" w:hAnsi="Source Sans Pro"/>
          <w:rtl w:val="0"/>
        </w:rPr>
        <w:t xml:space="preserve"> adjusted </w:t>
      </w:r>
      <w:sdt>
        <w:sdtPr>
          <w:tag w:val="goog_rdk_81"/>
        </w:sdtPr>
        <w:sdtContent>
          <w:del w:author="Marcelo Araya" w:id="50" w:date="2024-09-28T19:48:23Z">
            <w:r w:rsidDel="00000000" w:rsidR="00000000" w:rsidRPr="00000000">
              <w:rPr>
                <w:rFonts w:ascii="Source Sans Pro" w:cs="Source Sans Pro" w:eastAsia="Source Sans Pro" w:hAnsi="Source Sans Pro"/>
                <w:rtl w:val="0"/>
              </w:rPr>
              <w:delText xml:space="preserve">manually </w:delText>
            </w:r>
          </w:del>
        </w:sdtContent>
      </w:sdt>
      <w:r w:rsidDel="00000000" w:rsidR="00000000" w:rsidRPr="00000000">
        <w:rPr>
          <w:rFonts w:ascii="Source Sans Pro" w:cs="Source Sans Pro" w:eastAsia="Source Sans Pro" w:hAnsi="Source Sans Pro"/>
          <w:rtl w:val="0"/>
        </w:rPr>
        <w:t xml:space="preserve">with the function </w:t>
      </w:r>
      <w:r w:rsidDel="00000000" w:rsidR="00000000" w:rsidRPr="00000000">
        <w:rPr>
          <w:rFonts w:ascii="Source Sans Pro" w:cs="Source Sans Pro" w:eastAsia="Source Sans Pro" w:hAnsi="Source Sans Pro"/>
          <w:i w:val="1"/>
          <w:rtl w:val="0"/>
        </w:rPr>
        <w:t xml:space="preserve">manual_realign</w:t>
      </w:r>
      <w:sdt>
        <w:sdtPr>
          <w:tag w:val="goog_rdk_82"/>
        </w:sdtPr>
        <w:sdtContent>
          <w:ins w:author="Marcelo Araya" w:id="51" w:date="2024-09-28T19:37:10Z">
            <w:r w:rsidDel="00000000" w:rsidR="00000000" w:rsidRPr="00000000">
              <w:rPr>
                <w:rFonts w:ascii="Source Sans Pro" w:cs="Source Sans Pro" w:eastAsia="Source Sans Pro" w:hAnsi="Source Sans Pro"/>
                <w:i w:val="1"/>
                <w:rtl w:val="0"/>
              </w:rPr>
              <w:t xml:space="preserve"> </w:t>
            </w:r>
            <w:r w:rsidDel="00000000" w:rsidR="00000000" w:rsidRPr="00000000">
              <w:rPr>
                <w:rFonts w:ascii="Source Sans Pro" w:cs="Source Sans Pro" w:eastAsia="Source Sans Pro" w:hAnsi="Source Sans Pro"/>
                <w:i w:val="1"/>
                <w:rtl w:val="0"/>
              </w:rPr>
              <w:t xml:space="preserve">(Table 1)</w:t>
            </w:r>
          </w:ins>
        </w:sdtContent>
      </w:sdt>
      <w:r w:rsidDel="00000000" w:rsidR="00000000" w:rsidRPr="00000000">
        <w:rPr>
          <w:rFonts w:ascii="Source Sans Pro" w:cs="Source Sans Pro" w:eastAsia="Source Sans Pro" w:hAnsi="Source Sans Pro"/>
          <w:rtl w:val="0"/>
        </w:rPr>
        <w:t xml:space="preserve">. The function generates a multipanel</w:t>
      </w:r>
      <w:sdt>
        <w:sdtPr>
          <w:tag w:val="goog_rdk_83"/>
        </w:sdtPr>
        <w:sdtContent>
          <w:ins w:author="Marcelo Araya" w:id="52" w:date="2024-09-28T19:42:52Z">
            <w:r w:rsidDel="00000000" w:rsidR="00000000" w:rsidRPr="00000000">
              <w:rPr>
                <w:rFonts w:ascii="Source Sans Pro" w:cs="Source Sans Pro" w:eastAsia="Source Sans Pro" w:hAnsi="Source Sans Pro"/>
                <w:rtl w:val="0"/>
              </w:rPr>
              <w:t xml:space="preserve"> interactive</w:t>
            </w:r>
          </w:ins>
        </w:sdtContent>
      </w:sdt>
      <w:r w:rsidDel="00000000" w:rsidR="00000000" w:rsidRPr="00000000">
        <w:rPr>
          <w:rFonts w:ascii="Source Sans Pro" w:cs="Source Sans Pro" w:eastAsia="Source Sans Pro" w:hAnsi="Source Sans Pro"/>
          <w:rtl w:val="0"/>
        </w:rPr>
        <w:t xml:space="preserve"> graph with a spectrogram of the master sound file on top of that from test sound files</w:t>
      </w:r>
      <w:sdt>
        <w:sdtPr>
          <w:tag w:val="goog_rdk_84"/>
        </w:sdtPr>
        <w:sdtContent>
          <w:ins w:author="Marcelo Araya" w:id="53" w:date="2024-09-28T20:03:20Z">
            <w:r w:rsidDel="00000000" w:rsidR="00000000" w:rsidRPr="00000000">
              <w:rPr>
                <w:rFonts w:ascii="Source Sans Pro" w:cs="Source Sans Pro" w:eastAsia="Source Sans Pro" w:hAnsi="Source Sans Pro"/>
                <w:rtl w:val="0"/>
              </w:rPr>
              <w:t xml:space="preserve"> (one at the time)</w:t>
            </w:r>
          </w:ins>
        </w:sdtContent>
      </w:sdt>
      <w:r w:rsidDel="00000000" w:rsidR="00000000" w:rsidRPr="00000000">
        <w:rPr>
          <w:rFonts w:ascii="Source Sans Pro" w:cs="Source Sans Pro" w:eastAsia="Source Sans Pro" w:hAnsi="Source Sans Pro"/>
          <w:rtl w:val="0"/>
        </w:rPr>
        <w:t xml:space="preserve">. This highlights the position of correspondent test sounds on both in order to assess and adjust</w:t>
      </w:r>
      <w:sdt>
        <w:sdtPr>
          <w:tag w:val="goog_rdk_85"/>
        </w:sdtPr>
        <w:sdtContent>
          <w:ins w:author="Marcelo Araya" w:id="54" w:date="2024-09-28T20:03:45Z">
            <w:r w:rsidDel="00000000" w:rsidR="00000000" w:rsidRPr="00000000">
              <w:rPr>
                <w:rFonts w:ascii="Source Sans Pro" w:cs="Source Sans Pro" w:eastAsia="Source Sans Pro" w:hAnsi="Source Sans Pro"/>
                <w:rtl w:val="0"/>
              </w:rPr>
              <w:t xml:space="preserve"> the</w:t>
            </w:r>
          </w:ins>
        </w:sdtContent>
      </w:sdt>
      <w:r w:rsidDel="00000000" w:rsidR="00000000" w:rsidRPr="00000000">
        <w:rPr>
          <w:rFonts w:ascii="Source Sans Pro" w:cs="Source Sans Pro" w:eastAsia="Source Sans Pro" w:hAnsi="Source Sans Pro"/>
          <w:rtl w:val="0"/>
        </w:rPr>
        <w:t xml:space="preserve"> alignment. The lower spectrogram shows a series of ‘buttons’ that users can click on to control the time position of test sound files:</w:t>
      </w:r>
    </w:p>
    <w:p w:rsidR="00000000" w:rsidDel="00000000" w:rsidP="00000000" w:rsidRDefault="00000000" w:rsidRPr="00000000" w14:paraId="000000DF">
      <w:pPr>
        <w:rPr>
          <w:rFonts w:ascii="Source Sans Pro" w:cs="Source Sans Pro" w:eastAsia="Source Sans Pro" w:hAnsi="Source Sans Pro"/>
        </w:rPr>
      </w:pPr>
      <w:r w:rsidDel="00000000" w:rsidR="00000000" w:rsidRPr="00000000">
        <w:rPr>
          <w:rtl w:val="0"/>
        </w:rPr>
      </w:r>
    </w:p>
    <w:tbl>
      <w:tblPr>
        <w:tblStyle w:val="Table8"/>
        <w:tblW w:w="9465.0" w:type="dxa"/>
        <w:jc w:val="left"/>
        <w:tblLayout w:type="fixed"/>
        <w:tblLook w:val="0400"/>
      </w:tblPr>
      <w:tblGrid>
        <w:gridCol w:w="9465"/>
        <w:tblGridChange w:id="0">
          <w:tblGrid>
            <w:gridCol w:w="9465"/>
          </w:tblGrid>
        </w:tblGridChange>
      </w:tblGrid>
      <w:tr>
        <w:trPr>
          <w:cantSplit w:val="0"/>
          <w:tblHeader w:val="0"/>
        </w:trPr>
        <w:tc>
          <w:tcPr>
            <w:shd w:fill="474949" w:val="clear"/>
            <w:tcMar>
              <w:top w:w="100.0" w:type="dxa"/>
              <w:left w:w="100.0" w:type="dxa"/>
              <w:bottom w:w="100.0" w:type="dxa"/>
              <w:right w:w="100.0" w:type="dxa"/>
            </w:tcMar>
          </w:tcPr>
          <w:p w:rsidR="00000000" w:rsidDel="00000000" w:rsidP="00000000" w:rsidRDefault="00000000" w:rsidRPr="00000000" w14:paraId="000000E0">
            <w:pPr>
              <w:widowControl w:val="0"/>
              <w:rPr>
                <w:rFonts w:ascii="Source Sans Pro" w:cs="Source Sans Pro" w:eastAsia="Source Sans Pro" w:hAnsi="Source Sans Pro"/>
                <w:color w:val="d1d9e1"/>
                <w:shd w:fill="474949" w:val="clear"/>
              </w:rPr>
            </w:pPr>
            <w:r w:rsidDel="00000000" w:rsidR="00000000" w:rsidRPr="00000000">
              <w:rPr>
                <w:rFonts w:ascii="Source Sans Pro" w:cs="Source Sans Pro" w:eastAsia="Source Sans Pro" w:hAnsi="Source Sans Pro"/>
                <w:color w:val="d1d9e1"/>
                <w:shd w:fill="474949" w:val="clear"/>
                <w:rtl w:val="0"/>
              </w:rPr>
              <w:t xml:space="preserve">realigned_tests &lt;- manual_realign(</w:t>
            </w:r>
          </w:p>
          <w:p w:rsidR="00000000" w:rsidDel="00000000" w:rsidP="00000000" w:rsidRDefault="00000000" w:rsidRPr="00000000" w14:paraId="000000E1">
            <w:pPr>
              <w:widowControl w:val="0"/>
              <w:rPr>
                <w:rFonts w:ascii="Source Sans Pro" w:cs="Source Sans Pro" w:eastAsia="Source Sans Pro" w:hAnsi="Source Sans Pro"/>
                <w:color w:val="d1d9e1"/>
                <w:shd w:fill="474949" w:val="clear"/>
              </w:rPr>
            </w:pPr>
            <w:r w:rsidDel="00000000" w:rsidR="00000000" w:rsidRPr="00000000">
              <w:rPr>
                <w:rFonts w:ascii="Source Sans Pro" w:cs="Source Sans Pro" w:eastAsia="Source Sans Pro" w:hAnsi="Source Sans Pro"/>
                <w:color w:val="d1d9e1"/>
                <w:shd w:fill="474949" w:val="clear"/>
                <w:rtl w:val="0"/>
              </w:rPr>
              <w:t xml:space="preserve">      X = aligned_tests, </w:t>
            </w:r>
            <w:r w:rsidDel="00000000" w:rsidR="00000000" w:rsidRPr="00000000">
              <w:rPr>
                <w:rFonts w:ascii="Source Sans Pro" w:cs="Source Sans Pro" w:eastAsia="Source Sans Pro" w:hAnsi="Source Sans Pro"/>
                <w:i w:val="1"/>
                <w:color w:val="969896"/>
                <w:shd w:fill="474949" w:val="clear"/>
                <w:rtl w:val="0"/>
              </w:rPr>
              <w:t xml:space="preserve"># test file annotations</w:t>
            </w:r>
            <w:r w:rsidDel="00000000" w:rsidR="00000000" w:rsidRPr="00000000">
              <w:rPr>
                <w:rtl w:val="0"/>
              </w:rPr>
            </w:r>
          </w:p>
          <w:p w:rsidR="00000000" w:rsidDel="00000000" w:rsidP="00000000" w:rsidRDefault="00000000" w:rsidRPr="00000000" w14:paraId="000000E2">
            <w:pPr>
              <w:widowControl w:val="0"/>
              <w:rPr>
                <w:rFonts w:ascii="Source Sans Pro" w:cs="Source Sans Pro" w:eastAsia="Source Sans Pro" w:hAnsi="Source Sans Pro"/>
                <w:color w:val="d1d9e1"/>
                <w:shd w:fill="474949" w:val="clear"/>
              </w:rPr>
            </w:pPr>
            <w:r w:rsidDel="00000000" w:rsidR="00000000" w:rsidRPr="00000000">
              <w:rPr>
                <w:rFonts w:ascii="Source Sans Pro" w:cs="Source Sans Pro" w:eastAsia="Source Sans Pro" w:hAnsi="Source Sans Pro"/>
                <w:color w:val="d1d9e1"/>
                <w:shd w:fill="474949" w:val="clear"/>
                <w:rtl w:val="0"/>
              </w:rPr>
              <w:t xml:space="preserve">      Y = master_annotations, </w:t>
            </w:r>
            <w:r w:rsidDel="00000000" w:rsidR="00000000" w:rsidRPr="00000000">
              <w:rPr>
                <w:rFonts w:ascii="Source Sans Pro" w:cs="Source Sans Pro" w:eastAsia="Source Sans Pro" w:hAnsi="Source Sans Pro"/>
                <w:i w:val="1"/>
                <w:color w:val="969896"/>
                <w:shd w:fill="474949" w:val="clear"/>
                <w:rtl w:val="0"/>
              </w:rPr>
              <w:t xml:space="preserve"># master sound file annotations</w:t>
            </w:r>
            <w:r w:rsidDel="00000000" w:rsidR="00000000" w:rsidRPr="00000000">
              <w:rPr>
                <w:rFonts w:ascii="Source Sans Pro" w:cs="Source Sans Pro" w:eastAsia="Source Sans Pro" w:hAnsi="Source Sans Pro"/>
                <w:color w:val="d1d9e1"/>
                <w:shd w:fill="474949" w:val="clear"/>
                <w:rtl w:val="0"/>
              </w:rPr>
              <w:br w:type="textWrapping"/>
              <w:tab/>
              <w:t xml:space="preserve">marker = </w:t>
            </w:r>
            <w:r w:rsidDel="00000000" w:rsidR="00000000" w:rsidRPr="00000000">
              <w:rPr>
                <w:rFonts w:ascii="Source Sans Pro" w:cs="Source Sans Pro" w:eastAsia="Source Sans Pro" w:hAnsi="Source Sans Pro"/>
                <w:color w:val="8abeb7"/>
                <w:shd w:fill="474949" w:val="clear"/>
                <w:rtl w:val="0"/>
              </w:rPr>
              <w:t xml:space="preserve">"end_marker"</w:t>
            </w:r>
            <w:r w:rsidDel="00000000" w:rsidR="00000000" w:rsidRPr="00000000">
              <w:rPr>
                <w:rFonts w:ascii="Source Sans Pro" w:cs="Source Sans Pro" w:eastAsia="Source Sans Pro" w:hAnsi="Source Sans Pro"/>
                <w:color w:val="d1d9e1"/>
                <w:shd w:fill="474949" w:val="clear"/>
                <w:rtl w:val="0"/>
              </w:rPr>
              <w:t xml:space="preserve">, </w:t>
            </w:r>
            <w:r w:rsidDel="00000000" w:rsidR="00000000" w:rsidRPr="00000000">
              <w:rPr>
                <w:rFonts w:ascii="Source Sans Pro" w:cs="Source Sans Pro" w:eastAsia="Source Sans Pro" w:hAnsi="Source Sans Pro"/>
                <w:i w:val="1"/>
                <w:color w:val="969896"/>
                <w:shd w:fill="474949" w:val="clear"/>
                <w:rtl w:val="0"/>
              </w:rPr>
              <w:t xml:space="preserve"># marker to focus on</w:t>
            </w:r>
            <w:r w:rsidDel="00000000" w:rsidR="00000000" w:rsidRPr="00000000">
              <w:rPr>
                <w:rtl w:val="0"/>
              </w:rPr>
            </w:r>
          </w:p>
          <w:p w:rsidR="00000000" w:rsidDel="00000000" w:rsidP="00000000" w:rsidRDefault="00000000" w:rsidRPr="00000000" w14:paraId="000000E3">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color w:val="d1d9e1"/>
                <w:shd w:fill="474949" w:val="clear"/>
                <w:rtl w:val="0"/>
              </w:rPr>
              <w:t xml:space="preserve">      flim = c(</w:t>
            </w:r>
            <w:r w:rsidDel="00000000" w:rsidR="00000000" w:rsidRPr="00000000">
              <w:rPr>
                <w:rFonts w:ascii="Source Sans Pro" w:cs="Source Sans Pro" w:eastAsia="Source Sans Pro" w:hAnsi="Source Sans Pro"/>
                <w:color w:val="f99157"/>
                <w:shd w:fill="474949" w:val="clear"/>
                <w:rtl w:val="0"/>
              </w:rPr>
              <w:t xml:space="preserve">0</w:t>
            </w:r>
            <w:r w:rsidDel="00000000" w:rsidR="00000000" w:rsidRPr="00000000">
              <w:rPr>
                <w:rFonts w:ascii="Source Sans Pro" w:cs="Source Sans Pro" w:eastAsia="Source Sans Pro" w:hAnsi="Source Sans Pro"/>
                <w:color w:val="d1d9e1"/>
                <w:shd w:fill="474949" w:val="clear"/>
                <w:rtl w:val="0"/>
              </w:rPr>
              <w:t xml:space="preserve">, </w:t>
            </w:r>
            <w:r w:rsidDel="00000000" w:rsidR="00000000" w:rsidRPr="00000000">
              <w:rPr>
                <w:rFonts w:ascii="Source Sans Pro" w:cs="Source Sans Pro" w:eastAsia="Source Sans Pro" w:hAnsi="Source Sans Pro"/>
                <w:color w:val="f99157"/>
                <w:shd w:fill="474949" w:val="clear"/>
                <w:rtl w:val="0"/>
              </w:rPr>
              <w:t xml:space="preserve">6</w:t>
            </w:r>
            <w:r w:rsidDel="00000000" w:rsidR="00000000" w:rsidRPr="00000000">
              <w:rPr>
                <w:rFonts w:ascii="Source Sans Pro" w:cs="Source Sans Pro" w:eastAsia="Source Sans Pro" w:hAnsi="Source Sans Pro"/>
                <w:color w:val="d1d9e1"/>
                <w:shd w:fill="474949" w:val="clear"/>
                <w:rtl w:val="0"/>
              </w:rPr>
              <w:t xml:space="preserve">)) </w:t>
            </w:r>
            <w:r w:rsidDel="00000000" w:rsidR="00000000" w:rsidRPr="00000000">
              <w:rPr>
                <w:rFonts w:ascii="Source Sans Pro" w:cs="Source Sans Pro" w:eastAsia="Source Sans Pro" w:hAnsi="Source Sans Pro"/>
                <w:i w:val="1"/>
                <w:color w:val="969896"/>
                <w:shd w:fill="474949" w:val="clear"/>
                <w:rtl w:val="0"/>
              </w:rPr>
              <w:t xml:space="preserve"># frequency range limits</w:t>
            </w:r>
            <w:r w:rsidDel="00000000" w:rsidR="00000000" w:rsidRPr="00000000">
              <w:rPr>
                <w:rtl w:val="0"/>
              </w:rPr>
            </w:r>
          </w:p>
        </w:tc>
      </w:tr>
    </w:tbl>
    <w:p w:rsidR="00000000" w:rsidDel="00000000" w:rsidP="00000000" w:rsidRDefault="00000000" w:rsidRPr="00000000" w14:paraId="000000E4">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E5">
      <w:pPr>
        <w:spacing w:line="480" w:lineRule="auto"/>
        <w:rPr>
          <w:rFonts w:ascii="Source Sans Pro" w:cs="Source Sans Pro" w:eastAsia="Source Sans Pro" w:hAnsi="Source Sans Pro"/>
        </w:rPr>
      </w:pPr>
      <w:sdt>
        <w:sdtPr>
          <w:tag w:val="goog_rdk_87"/>
        </w:sdtPr>
        <w:sdtContent>
          <w:ins w:author="Marcelo Araya" w:id="55" w:date="2024-09-28T19:51:29Z">
            <w:r w:rsidDel="00000000" w:rsidR="00000000" w:rsidRPr="00000000">
              <w:rPr>
                <w:rFonts w:ascii="Source Sans Pro" w:cs="Source Sans Pro" w:eastAsia="Source Sans Pro" w:hAnsi="Source Sans Pro"/>
                <w:rtl w:val="0"/>
              </w:rPr>
              <w:t xml:space="preserve">The function </w:t>
            </w:r>
            <w:r w:rsidDel="00000000" w:rsidR="00000000" w:rsidRPr="00000000">
              <w:rPr>
                <w:rFonts w:ascii="Source Sans Pro" w:cs="Source Sans Pro" w:eastAsia="Source Sans Pro" w:hAnsi="Source Sans Pro"/>
                <w:rtl w:val="0"/>
              </w:rPr>
              <w:t xml:space="preserve">auto_realign</w:t>
            </w:r>
            <w:r w:rsidDel="00000000" w:rsidR="00000000" w:rsidRPr="00000000">
              <w:rPr>
                <w:rFonts w:ascii="Source Sans Pro" w:cs="Source Sans Pro" w:eastAsia="Source Sans Pro" w:hAnsi="Source Sans Pro"/>
                <w:rtl w:val="0"/>
              </w:rPr>
              <w:t xml:space="preserve"> can be used to improve the alignment of individual test sounds one at a time. This is mostly helpful when the time difference between sounds </w:t>
            </w:r>
            <w:r w:rsidDel="00000000" w:rsidR="00000000" w:rsidRPr="00000000">
              <w:rPr>
                <w:rFonts w:ascii="Source Sans Pro" w:cs="Source Sans Pro" w:eastAsia="Source Sans Pro" w:hAnsi="Source Sans Pro"/>
                <w:rtl w:val="0"/>
              </w:rPr>
              <w:t xml:space="preserve">varies between different</w:t>
            </w:r>
            <w:r w:rsidDel="00000000" w:rsidR="00000000" w:rsidRPr="00000000">
              <w:rPr>
                <w:rFonts w:ascii="Source Sans Pro" w:cs="Source Sans Pro" w:eastAsia="Source Sans Pro" w:hAnsi="Source Sans Pro"/>
                <w:rtl w:val="0"/>
              </w:rPr>
              <w:t xml:space="preserve"> recordings, as can be the case when the playback equipment adds short delays (e.g. bluetooth speakers). </w:t>
            </w:r>
          </w:ins>
        </w:sdtContent>
      </w:sdt>
      <w:r w:rsidDel="00000000" w:rsidR="00000000" w:rsidRPr="00000000">
        <w:rPr>
          <w:rFonts w:ascii="Source Sans Pro" w:cs="Source Sans Pro" w:eastAsia="Source Sans Pro" w:hAnsi="Source Sans Pro"/>
          <w:rtl w:val="0"/>
        </w:rPr>
        <w:t xml:space="preserve">The function</w:t>
      </w:r>
      <w:sdt>
        <w:sdtPr>
          <w:tag w:val="goog_rdk_88"/>
        </w:sdtPr>
        <w:sdtContent>
          <w:ins w:author="Marcelo Araya" w:id="56" w:date="2024-09-28T19:58:12Z">
            <w:r w:rsidDel="00000000" w:rsidR="00000000" w:rsidRPr="00000000">
              <w:rPr>
                <w:rFonts w:ascii="Source Sans Pro" w:cs="Source Sans Pro" w:eastAsia="Source Sans Pro" w:hAnsi="Source Sans Pro"/>
                <w:rtl w:val="0"/>
              </w:rPr>
              <w:t xml:space="preserve">s</w:t>
            </w:r>
            <w:r w:rsidDel="00000000" w:rsidR="00000000" w:rsidRPr="00000000">
              <w:rPr>
                <w:rFonts w:ascii="Source Sans Pro" w:cs="Source Sans Pro" w:eastAsia="Source Sans Pro" w:hAnsi="Source Sans Pro"/>
                <w:rtl w:val="0"/>
              </w:rPr>
              <w:t xml:space="preserve"> manual_realign and auto_realign</w:t>
            </w:r>
          </w:ins>
        </w:sdtContent>
      </w:sdt>
      <w:r w:rsidDel="00000000" w:rsidR="00000000" w:rsidRPr="00000000">
        <w:rPr>
          <w:rFonts w:ascii="Source Sans Pro" w:cs="Source Sans Pro" w:eastAsia="Source Sans Pro" w:hAnsi="Source Sans Pro"/>
          <w:rtl w:val="0"/>
        </w:rPr>
        <w:t xml:space="preserve"> return an object similar to the input test file annotations in which the start and end of the sounds have been adjusted</w:t>
      </w:r>
      <w:sdt>
        <w:sdtPr>
          <w:tag w:val="goog_rdk_89"/>
        </w:sdtPr>
        <w:sdtContent>
          <w:del w:author="Marcelo Araya" w:id="57" w:date="2024-10-02T12:57:00Z">
            <w:r w:rsidDel="00000000" w:rsidR="00000000" w:rsidRPr="00000000">
              <w:rPr>
                <w:rFonts w:ascii="Source Sans Pro" w:cs="Source Sans Pro" w:eastAsia="Source Sans Pro" w:hAnsi="Source Sans Pro"/>
                <w:rtl w:val="0"/>
              </w:rPr>
              <w:delText xml:space="preserve"> based on user input</w:delText>
            </w:r>
          </w:del>
        </w:sdtContent>
      </w:sdt>
      <w:r w:rsidDel="00000000" w:rsidR="00000000" w:rsidRPr="00000000">
        <w:rPr>
          <w:rFonts w:ascii="Source Sans Pro" w:cs="Source Sans Pro" w:eastAsia="Source Sans Pro" w:hAnsi="Source Sans Pro"/>
          <w:rtl w:val="0"/>
        </w:rPr>
        <w:t xml:space="preserve">. </w:t>
      </w:r>
      <w:sdt>
        <w:sdtPr>
          <w:tag w:val="goog_rdk_90"/>
        </w:sdtPr>
        <w:sdtContent>
          <w:del w:author="Marcelo Araya" w:id="58" w:date="2024-09-28T23:26:04Z">
            <w:r w:rsidDel="00000000" w:rsidR="00000000" w:rsidRPr="00000000">
              <w:rPr>
                <w:rFonts w:ascii="Source Sans Pro" w:cs="Source Sans Pro" w:eastAsia="Source Sans Pro" w:hAnsi="Source Sans Pro"/>
                <w:rtl w:val="0"/>
              </w:rPr>
              <w:delText xml:space="preserve">The format of </w:delText>
            </w:r>
          </w:del>
        </w:sdtContent>
      </w:sdt>
      <w:sdt>
        <w:sdtPr>
          <w:tag w:val="goog_rdk_91"/>
        </w:sdtPr>
        <w:sdtContent>
          <w:ins w:author="Marcelo Araya" w:id="59" w:date="2024-09-28T19:49:16Z">
            <w:sdt>
              <w:sdtPr>
                <w:tag w:val="goog_rdk_92"/>
              </w:sdtPr>
              <w:sdtContent>
                <w:del w:author="Marcelo Araya" w:id="58" w:date="2024-09-28T23:26:04Z">
                  <w:r w:rsidDel="00000000" w:rsidR="00000000" w:rsidRPr="00000000">
                    <w:rPr>
                      <w:rFonts w:ascii="Source Sans Pro" w:cs="Source Sans Pro" w:eastAsia="Source Sans Pro" w:hAnsi="Source Sans Pro"/>
                      <w:rtl w:val="0"/>
                    </w:rPr>
                    <w:delText xml:space="preserve">the output </w:delText>
                  </w:r>
                </w:del>
              </w:sdtContent>
            </w:sdt>
          </w:ins>
        </w:sdtContent>
      </w:sdt>
      <w:sdt>
        <w:sdtPr>
          <w:tag w:val="goog_rdk_93"/>
        </w:sdtPr>
        <w:sdtContent>
          <w:del w:author="Marcelo Araya" w:id="58" w:date="2024-09-28T23:26:04Z">
            <w:r w:rsidDel="00000000" w:rsidR="00000000" w:rsidRPr="00000000">
              <w:rPr>
                <w:rFonts w:ascii="Source Sans Pro" w:cs="Source Sans Pro" w:eastAsia="Source Sans Pro" w:hAnsi="Source Sans Pro"/>
                <w:rtl w:val="0"/>
              </w:rPr>
              <w:delText xml:space="preserve">annotations</w:delText>
            </w:r>
          </w:del>
        </w:sdtContent>
      </w:sdt>
      <w:sdt>
        <w:sdtPr>
          <w:tag w:val="goog_rdk_94"/>
        </w:sdtPr>
        <w:sdtContent>
          <w:ins w:author="Marcelo Araya" w:id="60" w:date="2024-09-28T19:49:29Z">
            <w:sdt>
              <w:sdtPr>
                <w:tag w:val="goog_rdk_95"/>
              </w:sdtPr>
              <w:sdtContent>
                <w:del w:author="Marcelo Araya" w:id="58" w:date="2024-09-28T23:26:04Z">
                  <w:r w:rsidDel="00000000" w:rsidR="00000000" w:rsidRPr="00000000">
                    <w:rPr>
                      <w:rFonts w:ascii="Source Sans Pro" w:cs="Source Sans Pro" w:eastAsia="Source Sans Pro" w:hAnsi="Source Sans Pro"/>
                      <w:rtl w:val="0"/>
                    </w:rPr>
                    <w:delText xml:space="preserve"> from </w:delText>
                  </w:r>
                  <w:r w:rsidDel="00000000" w:rsidR="00000000" w:rsidRPr="00000000">
                    <w:rPr>
                      <w:rFonts w:ascii="Source Sans Pro" w:cs="Source Sans Pro" w:eastAsia="Source Sans Pro" w:hAnsi="Source Sans Pro"/>
                      <w:rtl w:val="0"/>
                    </w:rPr>
                    <w:delText xml:space="preserve">align_test_files, manual_realign and auto_realign</w:delText>
                  </w:r>
                </w:del>
              </w:sdtContent>
            </w:sdt>
          </w:ins>
        </w:sdtContent>
      </w:sdt>
      <w:sdt>
        <w:sdtPr>
          <w:tag w:val="goog_rdk_96"/>
        </w:sdtPr>
        <w:sdtContent>
          <w:del w:author="Marcelo Araya" w:id="58" w:date="2024-09-28T23:26:04Z">
            <w:r w:rsidDel="00000000" w:rsidR="00000000" w:rsidRPr="00000000">
              <w:rPr>
                <w:rFonts w:ascii="Source Sans Pro" w:cs="Source Sans Pro" w:eastAsia="Source Sans Pro" w:hAnsi="Source Sans Pro"/>
                <w:rtl w:val="0"/>
              </w:rPr>
              <w:delText xml:space="preserve"> </w:delText>
            </w:r>
            <w:r w:rsidDel="00000000" w:rsidR="00000000" w:rsidRPr="00000000">
              <w:rPr>
                <w:rFonts w:ascii="Source Sans Pro" w:cs="Source Sans Pro" w:eastAsia="Source Sans Pro" w:hAnsi="Source Sans Pro"/>
                <w:rtl w:val="0"/>
              </w:rPr>
              <w:delText xml:space="preserve">is shared by other bioacoustics R packages, which enables the use of additional functionalities, like exporting annotations to external software for further inspection (Rraven; Araya-Salas 2017) or signal structure quantification and additional visualizations (warbleR; Araya-Salas &amp; Smith-Vidaurre 201</w:delText>
            </w:r>
          </w:del>
        </w:sdtContent>
      </w:sdt>
      <w:r w:rsidDel="00000000" w:rsidR="00000000" w:rsidRPr="00000000">
        <w:rPr>
          <w:rFonts w:ascii="Source Sans Pro" w:cs="Source Sans Pro" w:eastAsia="Source Sans Pro" w:hAnsi="Source Sans Pro"/>
          <w:rtl w:val="0"/>
        </w:rPr>
        <w:t xml:space="preserve">7). </w:t>
      </w:r>
      <w:sdt>
        <w:sdtPr>
          <w:tag w:val="goog_rdk_97"/>
        </w:sdtPr>
        <w:sdtContent>
          <w:ins w:author="Marcelo Araya" w:id="58" w:date="2024-09-28T23:26:04Z">
            <w:r w:rsidDel="00000000" w:rsidR="00000000" w:rsidRPr="00000000">
              <w:rPr>
                <w:rFonts w:ascii="Source Sans Pro" w:cs="Source Sans Pro" w:eastAsia="Source Sans Pro" w:hAnsi="Source Sans Pro"/>
                <w:rtl w:val="0"/>
              </w:rPr>
              <w:t xml:space="preserve">The </w:t>
            </w:r>
            <w:r w:rsidDel="00000000" w:rsidR="00000000" w:rsidRPr="00000000">
              <w:rPr>
                <w:rFonts w:ascii="Source Sans Pro" w:cs="Source Sans Pro" w:eastAsia="Source Sans Pro" w:hAnsi="Source Sans Pro"/>
                <w:rtl w:val="0"/>
              </w:rPr>
              <w:t xml:space="preserve">occurrence</w:t>
            </w:r>
            <w:r w:rsidDel="00000000" w:rsidR="00000000" w:rsidRPr="00000000">
              <w:rPr>
                <w:rFonts w:ascii="Source Sans Pro" w:cs="Source Sans Pro" w:eastAsia="Source Sans Pro" w:hAnsi="Source Sans Pro"/>
                <w:rtl w:val="0"/>
              </w:rPr>
              <w:t xml:space="preserve"> of overlapping sounds and fluctuations in the stationary background noise can make some re-recorded sounds (both reference and test sounds) unfit for assessing degradation. Therefore, we recommend </w:t>
            </w:r>
            <w:r w:rsidDel="00000000" w:rsidR="00000000" w:rsidRPr="00000000">
              <w:rPr>
                <w:rFonts w:ascii="Source Sans Pro" w:cs="Source Sans Pro" w:eastAsia="Source Sans Pro" w:hAnsi="Source Sans Pro"/>
                <w:rtl w:val="0"/>
              </w:rPr>
              <w:t xml:space="preserve">inspecting</w:t>
            </w:r>
            <w:r w:rsidDel="00000000" w:rsidR="00000000" w:rsidRPr="00000000">
              <w:rPr>
                <w:rFonts w:ascii="Source Sans Pro" w:cs="Source Sans Pro" w:eastAsia="Source Sans Pro" w:hAnsi="Source Sans Pro"/>
                <w:rtl w:val="0"/>
              </w:rPr>
              <w:t xml:space="preserve"> the spectrogram of the aligned sounds to spot problematic sounds. </w:t>
            </w:r>
            <w:r w:rsidDel="00000000" w:rsidR="00000000" w:rsidRPr="00000000">
              <w:rPr>
                <w:rFonts w:ascii="Source Sans Pro" w:cs="Source Sans Pro" w:eastAsia="Source Sans Pro" w:hAnsi="Source Sans Pro"/>
                <w:rtl w:val="0"/>
              </w:rPr>
              <w:t xml:space="preserve">The format of the output annotations from </w:t>
            </w:r>
            <w:r w:rsidDel="00000000" w:rsidR="00000000" w:rsidRPr="00000000">
              <w:rPr>
                <w:rFonts w:ascii="Source Sans Pro" w:cs="Source Sans Pro" w:eastAsia="Source Sans Pro" w:hAnsi="Source Sans Pro"/>
                <w:rtl w:val="0"/>
              </w:rPr>
              <w:t xml:space="preserve">align_test_files, manual_realign and auto_realign</w:t>
            </w:r>
            <w:r w:rsidDel="00000000" w:rsidR="00000000" w:rsidRPr="00000000">
              <w:rPr>
                <w:rFonts w:ascii="Source Sans Pro" w:cs="Source Sans Pro" w:eastAsia="Source Sans Pro" w:hAnsi="Source Sans Pro"/>
                <w:rtl w:val="0"/>
              </w:rPr>
              <w:t xml:space="preserve"> is shared by other bioacoustics R packages, which enables the use of additional functionalities, like exporting annotations to external software for further inspection (Rraven; Araya-Salas 2017) or signal structure quantification and additional visualizations (warbleR; Araya-Salas &amp; Smith-Vidaurre 2017). </w:t>
            </w:r>
          </w:ins>
        </w:sdtContent>
      </w:sdt>
      <w:r w:rsidDel="00000000" w:rsidR="00000000" w:rsidRPr="00000000">
        <w:rPr>
          <w:rtl w:val="0"/>
        </w:rPr>
      </w:r>
    </w:p>
    <w:p w:rsidR="00000000" w:rsidDel="00000000" w:rsidP="00000000" w:rsidRDefault="00000000" w:rsidRPr="00000000" w14:paraId="000000E6">
      <w:pPr>
        <w:spacing w:line="48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E7">
      <w:pPr>
        <w:spacing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last stage of analysis involves the quantification of sound degradation. Most degradation measures require a comparison between test sounds that were recorded at increasing distances from the speaker, to their reference, which is often re-recorded at 1m. Hence, a column that indicates the distance at which each sound was recorded is needed. The function </w:t>
      </w:r>
      <w:r w:rsidDel="00000000" w:rsidR="00000000" w:rsidRPr="00000000">
        <w:rPr>
          <w:rFonts w:ascii="Source Sans Pro" w:cs="Source Sans Pro" w:eastAsia="Source Sans Pro" w:hAnsi="Source Sans Pro"/>
          <w:i w:val="1"/>
          <w:rtl w:val="0"/>
        </w:rPr>
        <w:t xml:space="preserve">set_reference_sound</w:t>
      </w:r>
      <w:r w:rsidDel="00000000" w:rsidR="00000000" w:rsidRPr="00000000">
        <w:rPr>
          <w:rFonts w:ascii="Source Sans Pro" w:cs="Source Sans Pro" w:eastAsia="Source Sans Pro" w:hAnsi="Source Sans Pro"/>
          <w:rtl w:val="0"/>
        </w:rPr>
        <w:t xml:space="preserve">s determines the annotation to be used as reference for each test sound:</w:t>
      </w:r>
    </w:p>
    <w:p w:rsidR="00000000" w:rsidDel="00000000" w:rsidP="00000000" w:rsidRDefault="00000000" w:rsidRPr="00000000" w14:paraId="000000E8">
      <w:pPr>
        <w:rPr>
          <w:rFonts w:ascii="Source Sans Pro" w:cs="Source Sans Pro" w:eastAsia="Source Sans Pro" w:hAnsi="Source Sans Pro"/>
        </w:rPr>
      </w:pPr>
      <w:r w:rsidDel="00000000" w:rsidR="00000000" w:rsidRPr="00000000">
        <w:rPr>
          <w:rtl w:val="0"/>
        </w:rPr>
      </w:r>
    </w:p>
    <w:tbl>
      <w:tblPr>
        <w:tblStyle w:val="Table9"/>
        <w:tblW w:w="9480.0" w:type="dxa"/>
        <w:jc w:val="left"/>
        <w:tblLayout w:type="fixed"/>
        <w:tblLook w:val="0400"/>
      </w:tblPr>
      <w:tblGrid>
        <w:gridCol w:w="9480"/>
        <w:tblGridChange w:id="0">
          <w:tblGrid>
            <w:gridCol w:w="9480"/>
          </w:tblGrid>
        </w:tblGridChange>
      </w:tblGrid>
      <w:tr>
        <w:trPr>
          <w:cantSplit w:val="0"/>
          <w:tblHeader w:val="0"/>
        </w:trPr>
        <w:tc>
          <w:tcPr>
            <w:shd w:fill="474949" w:val="clear"/>
            <w:tcMar>
              <w:top w:w="100.0" w:type="dxa"/>
              <w:left w:w="100.0" w:type="dxa"/>
              <w:bottom w:w="100.0" w:type="dxa"/>
              <w:right w:w="100.0" w:type="dxa"/>
            </w:tcMar>
          </w:tcPr>
          <w:p w:rsidR="00000000" w:rsidDel="00000000" w:rsidP="00000000" w:rsidRDefault="00000000" w:rsidRPr="00000000" w14:paraId="000000E9">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i w:val="1"/>
                <w:color w:val="969896"/>
                <w:shd w:fill="474949" w:val="clear"/>
                <w:rtl w:val="0"/>
              </w:rPr>
              <w:t xml:space="preserve"># get distance</w:t>
            </w:r>
            <w:r w:rsidDel="00000000" w:rsidR="00000000" w:rsidRPr="00000000">
              <w:rPr>
                <w:rFonts w:ascii="Source Sans Pro" w:cs="Source Sans Pro" w:eastAsia="Source Sans Pro" w:hAnsi="Source Sans Pro"/>
                <w:color w:val="d1d9e1"/>
                <w:shd w:fill="474949" w:val="clear"/>
                <w:rtl w:val="0"/>
              </w:rPr>
              <w:br w:type="textWrapping"/>
              <w:t xml:space="preserve">realigned_tests$distance &lt;- sapply(strsplit(realigned_tests$sound.files,</w:t>
              <w:br w:type="textWrapping"/>
              <w:t xml:space="preserve">    </w:t>
            </w:r>
            <w:r w:rsidDel="00000000" w:rsidR="00000000" w:rsidRPr="00000000">
              <w:rPr>
                <w:rFonts w:ascii="Source Sans Pro" w:cs="Source Sans Pro" w:eastAsia="Source Sans Pro" w:hAnsi="Source Sans Pro"/>
                <w:color w:val="8abeb7"/>
                <w:shd w:fill="474949" w:val="clear"/>
                <w:rtl w:val="0"/>
              </w:rPr>
              <w:t xml:space="preserve">"_"</w:t>
            </w:r>
            <w:r w:rsidDel="00000000" w:rsidR="00000000" w:rsidRPr="00000000">
              <w:rPr>
                <w:rFonts w:ascii="Source Sans Pro" w:cs="Source Sans Pro" w:eastAsia="Source Sans Pro" w:hAnsi="Source Sans Pro"/>
                <w:color w:val="d1d9e1"/>
                <w:shd w:fill="474949" w:val="clear"/>
                <w:rtl w:val="0"/>
              </w:rPr>
              <w:t xml:space="preserve">), </w:t>
            </w:r>
            <w:r w:rsidDel="00000000" w:rsidR="00000000" w:rsidRPr="00000000">
              <w:rPr>
                <w:rFonts w:ascii="Source Sans Pro" w:cs="Source Sans Pro" w:eastAsia="Source Sans Pro" w:hAnsi="Source Sans Pro"/>
                <w:color w:val="8abeb7"/>
                <w:shd w:fill="474949" w:val="clear"/>
                <w:rtl w:val="0"/>
              </w:rPr>
              <w:t xml:space="preserve">"[["</w:t>
            </w:r>
            <w:r w:rsidDel="00000000" w:rsidR="00000000" w:rsidRPr="00000000">
              <w:rPr>
                <w:rFonts w:ascii="Source Sans Pro" w:cs="Source Sans Pro" w:eastAsia="Source Sans Pro" w:hAnsi="Source Sans Pro"/>
                <w:color w:val="d1d9e1"/>
                <w:shd w:fill="474949" w:val="clear"/>
                <w:rtl w:val="0"/>
              </w:rPr>
              <w:t xml:space="preserve">, </w:t>
            </w:r>
            <w:r w:rsidDel="00000000" w:rsidR="00000000" w:rsidRPr="00000000">
              <w:rPr>
                <w:rFonts w:ascii="Source Sans Pro" w:cs="Source Sans Pro" w:eastAsia="Source Sans Pro" w:hAnsi="Source Sans Pro"/>
                <w:color w:val="f99157"/>
                <w:shd w:fill="474949" w:val="clear"/>
                <w:rtl w:val="0"/>
              </w:rPr>
              <w:t xml:space="preserve">2</w:t>
            </w:r>
            <w:r w:rsidDel="00000000" w:rsidR="00000000" w:rsidRPr="00000000">
              <w:rPr>
                <w:rFonts w:ascii="Source Sans Pro" w:cs="Source Sans Pro" w:eastAsia="Source Sans Pro" w:hAnsi="Source Sans Pro"/>
                <w:color w:val="d1d9e1"/>
                <w:shd w:fill="474949" w:val="clear"/>
                <w:rtl w:val="0"/>
              </w:rPr>
              <w:t xml:space="preserve">)</w:t>
              <w:br w:type="textWrapping"/>
              <w:br w:type="textWrapping"/>
            </w:r>
            <w:r w:rsidDel="00000000" w:rsidR="00000000" w:rsidRPr="00000000">
              <w:rPr>
                <w:rFonts w:ascii="Source Sans Pro" w:cs="Source Sans Pro" w:eastAsia="Source Sans Pro" w:hAnsi="Source Sans Pro"/>
                <w:i w:val="1"/>
                <w:color w:val="969896"/>
                <w:shd w:fill="474949" w:val="clear"/>
                <w:rtl w:val="0"/>
              </w:rPr>
              <w:t xml:space="preserve"># make it a numeric column</w:t>
            </w:r>
            <w:r w:rsidDel="00000000" w:rsidR="00000000" w:rsidRPr="00000000">
              <w:rPr>
                <w:rFonts w:ascii="Source Sans Pro" w:cs="Source Sans Pro" w:eastAsia="Source Sans Pro" w:hAnsi="Source Sans Pro"/>
                <w:color w:val="d1d9e1"/>
                <w:shd w:fill="474949" w:val="clear"/>
                <w:rtl w:val="0"/>
              </w:rPr>
              <w:br w:type="textWrapping"/>
              <w:t xml:space="preserve">realigned_tests$distance &lt;- as.numeric(gsub(</w:t>
            </w:r>
            <w:r w:rsidDel="00000000" w:rsidR="00000000" w:rsidRPr="00000000">
              <w:rPr>
                <w:rFonts w:ascii="Source Sans Pro" w:cs="Source Sans Pro" w:eastAsia="Source Sans Pro" w:hAnsi="Source Sans Pro"/>
                <w:color w:val="8abeb7"/>
                <w:shd w:fill="474949" w:val="clear"/>
                <w:rtl w:val="0"/>
              </w:rPr>
              <w:t xml:space="preserve">"m"</w:t>
            </w:r>
            <w:r w:rsidDel="00000000" w:rsidR="00000000" w:rsidRPr="00000000">
              <w:rPr>
                <w:rFonts w:ascii="Source Sans Pro" w:cs="Source Sans Pro" w:eastAsia="Source Sans Pro" w:hAnsi="Source Sans Pro"/>
                <w:color w:val="d1d9e1"/>
                <w:shd w:fill="474949" w:val="clear"/>
                <w:rtl w:val="0"/>
              </w:rPr>
              <w:t xml:space="preserve">, </w:t>
            </w:r>
            <w:r w:rsidDel="00000000" w:rsidR="00000000" w:rsidRPr="00000000">
              <w:rPr>
                <w:rFonts w:ascii="Source Sans Pro" w:cs="Source Sans Pro" w:eastAsia="Source Sans Pro" w:hAnsi="Source Sans Pro"/>
                <w:color w:val="8abeb7"/>
                <w:shd w:fill="474949" w:val="clear"/>
                <w:rtl w:val="0"/>
              </w:rPr>
              <w:t xml:space="preserve">""</w:t>
            </w:r>
            <w:r w:rsidDel="00000000" w:rsidR="00000000" w:rsidRPr="00000000">
              <w:rPr>
                <w:rFonts w:ascii="Source Sans Pro" w:cs="Source Sans Pro" w:eastAsia="Source Sans Pro" w:hAnsi="Source Sans Pro"/>
                <w:color w:val="d1d9e1"/>
                <w:shd w:fill="474949" w:val="clear"/>
                <w:rtl w:val="0"/>
              </w:rPr>
              <w:t xml:space="preserve">, realigned_tests$distance))</w:t>
              <w:br w:type="textWrapping"/>
              <w:br w:type="textWrapping"/>
            </w:r>
            <w:r w:rsidDel="00000000" w:rsidR="00000000" w:rsidRPr="00000000">
              <w:rPr>
                <w:rFonts w:ascii="Source Sans Pro" w:cs="Source Sans Pro" w:eastAsia="Source Sans Pro" w:hAnsi="Source Sans Pro"/>
                <w:i w:val="1"/>
                <w:color w:val="969896"/>
                <w:shd w:fill="474949" w:val="clear"/>
                <w:rtl w:val="0"/>
              </w:rPr>
              <w:t xml:space="preserve"># set reference sounds</w:t>
            </w:r>
            <w:r w:rsidDel="00000000" w:rsidR="00000000" w:rsidRPr="00000000">
              <w:rPr>
                <w:rFonts w:ascii="Source Sans Pro" w:cs="Source Sans Pro" w:eastAsia="Source Sans Pro" w:hAnsi="Source Sans Pro"/>
                <w:color w:val="d1d9e1"/>
                <w:shd w:fill="474949" w:val="clear"/>
                <w:rtl w:val="0"/>
              </w:rPr>
              <w:br w:type="textWrapping"/>
              <w:t xml:space="preserve">test_data &lt;- set_reference_sounds(realigned_tests, method = </w:t>
            </w:r>
            <w:r w:rsidDel="00000000" w:rsidR="00000000" w:rsidRPr="00000000">
              <w:rPr>
                <w:rFonts w:ascii="Source Sans Pro" w:cs="Source Sans Pro" w:eastAsia="Source Sans Pro" w:hAnsi="Source Sans Pro"/>
                <w:color w:val="f99157"/>
                <w:shd w:fill="474949" w:val="clear"/>
                <w:rtl w:val="0"/>
              </w:rPr>
              <w:t xml:space="preserve">1</w:t>
            </w:r>
            <w:r w:rsidDel="00000000" w:rsidR="00000000" w:rsidRPr="00000000">
              <w:rPr>
                <w:rFonts w:ascii="Source Sans Pro" w:cs="Source Sans Pro" w:eastAsia="Source Sans Pro" w:hAnsi="Source Sans Pro"/>
                <w:color w:val="d1d9e1"/>
                <w:shd w:fill="474949" w:val="clear"/>
                <w:rtl w:val="0"/>
              </w:rPr>
              <w:t xml:space="preserve">)</w:t>
            </w:r>
            <w:r w:rsidDel="00000000" w:rsidR="00000000" w:rsidRPr="00000000">
              <w:rPr>
                <w:rtl w:val="0"/>
              </w:rPr>
            </w:r>
          </w:p>
        </w:tc>
      </w:tr>
    </w:tbl>
    <w:p w:rsidR="00000000" w:rsidDel="00000000" w:rsidP="00000000" w:rsidRDefault="00000000" w:rsidRPr="00000000" w14:paraId="000000EA">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EB">
      <w:pPr>
        <w:spacing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If the default method is used (‘method = 1’), the reference is determined as the re-recorded sample of a sound recorded at the shortest distance. The function adds a column “reference” that is used by functions for measuring degradation. We use the output of this function to compute all eight degradation measures available in baRulho (Table 1). Here, we present the code for four such measures to show how they can be easily obtained with baRulho:  </w:t>
      </w:r>
    </w:p>
    <w:p w:rsidR="00000000" w:rsidDel="00000000" w:rsidP="00000000" w:rsidRDefault="00000000" w:rsidRPr="00000000" w14:paraId="000000EC">
      <w:pPr>
        <w:rPr>
          <w:rFonts w:ascii="Source Sans Pro" w:cs="Source Sans Pro" w:eastAsia="Source Sans Pro" w:hAnsi="Source Sans Pro"/>
        </w:rPr>
      </w:pPr>
      <w:r w:rsidDel="00000000" w:rsidR="00000000" w:rsidRPr="00000000">
        <w:rPr>
          <w:rtl w:val="0"/>
        </w:rPr>
      </w:r>
    </w:p>
    <w:tbl>
      <w:tblPr>
        <w:tblStyle w:val="Table10"/>
        <w:tblW w:w="9450.0" w:type="dxa"/>
        <w:jc w:val="left"/>
        <w:tblLayout w:type="fixed"/>
        <w:tblLook w:val="0400"/>
      </w:tblPr>
      <w:tblGrid>
        <w:gridCol w:w="9450"/>
        <w:tblGridChange w:id="0">
          <w:tblGrid>
            <w:gridCol w:w="9450"/>
          </w:tblGrid>
        </w:tblGridChange>
      </w:tblGrid>
      <w:tr>
        <w:trPr>
          <w:cantSplit w:val="0"/>
          <w:trHeight w:val="6510" w:hRule="atLeast"/>
          <w:tblHeader w:val="0"/>
        </w:trPr>
        <w:tc>
          <w:tcPr>
            <w:shd w:fill="474949" w:val="clear"/>
            <w:tcMar>
              <w:top w:w="100.0" w:type="dxa"/>
              <w:left w:w="100.0" w:type="dxa"/>
              <w:bottom w:w="100.0" w:type="dxa"/>
              <w:right w:w="100.0" w:type="dxa"/>
            </w:tcMar>
          </w:tcPr>
          <w:p w:rsidR="00000000" w:rsidDel="00000000" w:rsidP="00000000" w:rsidRDefault="00000000" w:rsidRPr="00000000" w14:paraId="000000ED">
            <w:pPr>
              <w:widowControl w:val="0"/>
              <w:rPr>
                <w:rFonts w:ascii="Source Sans Pro" w:cs="Source Sans Pro" w:eastAsia="Source Sans Pro" w:hAnsi="Source Sans Pro"/>
                <w:color w:val="d1d9e1"/>
                <w:shd w:fill="474949" w:val="clear"/>
              </w:rPr>
            </w:pPr>
            <w:r w:rsidDel="00000000" w:rsidR="00000000" w:rsidRPr="00000000">
              <w:rPr>
                <w:rFonts w:ascii="Source Sans Pro" w:cs="Source Sans Pro" w:eastAsia="Source Sans Pro" w:hAnsi="Source Sans Pro"/>
                <w:i w:val="1"/>
                <w:color w:val="969896"/>
                <w:shd w:fill="474949" w:val="clear"/>
                <w:rtl w:val="0"/>
              </w:rPr>
              <w:t xml:space="preserve"># set global parameters </w:t>
            </w:r>
            <w:r w:rsidDel="00000000" w:rsidR="00000000" w:rsidRPr="00000000">
              <w:rPr>
                <w:rFonts w:ascii="Source Sans Pro" w:cs="Source Sans Pro" w:eastAsia="Source Sans Pro" w:hAnsi="Source Sans Pro"/>
                <w:color w:val="d1d9e1"/>
                <w:shd w:fill="474949" w:val="clear"/>
                <w:rtl w:val="0"/>
              </w:rPr>
              <w:br w:type="textWrapping"/>
              <w:t xml:space="preserve">options(hop.size = 11.6, ovlp = 10)</w:t>
            </w:r>
          </w:p>
          <w:p w:rsidR="00000000" w:rsidDel="00000000" w:rsidP="00000000" w:rsidRDefault="00000000" w:rsidRPr="00000000" w14:paraId="000000EE">
            <w:pPr>
              <w:widowControl w:val="0"/>
              <w:rPr>
                <w:rFonts w:ascii="Source Sans Pro" w:cs="Source Sans Pro" w:eastAsia="Source Sans Pro" w:hAnsi="Source Sans Pro"/>
                <w:i w:val="1"/>
                <w:color w:val="969896"/>
                <w:shd w:fill="474949" w:val="clear"/>
              </w:rPr>
            </w:pPr>
            <w:r w:rsidDel="00000000" w:rsidR="00000000" w:rsidRPr="00000000">
              <w:rPr>
                <w:rtl w:val="0"/>
              </w:rPr>
            </w:r>
          </w:p>
          <w:p w:rsidR="00000000" w:rsidDel="00000000" w:rsidP="00000000" w:rsidRDefault="00000000" w:rsidRPr="00000000" w14:paraId="000000EF">
            <w:pPr>
              <w:widowControl w:val="0"/>
              <w:rPr>
                <w:rFonts w:ascii="Source Sans Pro" w:cs="Source Sans Pro" w:eastAsia="Source Sans Pro" w:hAnsi="Source Sans Pro"/>
                <w:i w:val="1"/>
                <w:color w:val="969896"/>
                <w:shd w:fill="474949" w:val="clear"/>
              </w:rPr>
            </w:pPr>
            <w:r w:rsidDel="00000000" w:rsidR="00000000" w:rsidRPr="00000000">
              <w:rPr>
                <w:rFonts w:ascii="Source Sans Pro" w:cs="Source Sans Pro" w:eastAsia="Source Sans Pro" w:hAnsi="Source Sans Pro"/>
                <w:i w:val="1"/>
                <w:color w:val="969896"/>
                <w:shd w:fill="474949" w:val="clear"/>
                <w:rtl w:val="0"/>
              </w:rPr>
              <w:t xml:space="preserve"># get degradation measures each one in a line of code</w:t>
            </w:r>
          </w:p>
          <w:p w:rsidR="00000000" w:rsidDel="00000000" w:rsidP="00000000" w:rsidRDefault="00000000" w:rsidRPr="00000000" w14:paraId="000000F0">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color w:val="d1d9e1"/>
                <w:shd w:fill="474949" w:val="clear"/>
                <w:rtl w:val="0"/>
              </w:rPr>
              <w:t xml:space="preserve">degrad_df &lt;- blur_ratio(aligned_tests)</w:t>
              <w:br w:type="textWrapping"/>
              <w:br w:type="textWrapping"/>
              <w:t xml:space="preserve">degrad_df &lt;- excess_attenuation(degrad_df)</w:t>
              <w:br w:type="textWrapping"/>
              <w:br w:type="textWrapping"/>
              <w:t xml:space="preserve">degrad_df &lt;- signal_to_noise_ratio(degrad_df,</w:t>
              <w:br w:type="textWrapping"/>
              <w:t xml:space="preserve">                               </w:t>
              <w:tab/>
              <w:t xml:space="preserve">mar = </w:t>
            </w:r>
            <w:r w:rsidDel="00000000" w:rsidR="00000000" w:rsidRPr="00000000">
              <w:rPr>
                <w:rFonts w:ascii="Source Sans Pro" w:cs="Source Sans Pro" w:eastAsia="Source Sans Pro" w:hAnsi="Source Sans Pro"/>
                <w:color w:val="f99157"/>
                <w:shd w:fill="474949" w:val="clear"/>
                <w:rtl w:val="0"/>
              </w:rPr>
              <w:t xml:space="preserve">0.1</w:t>
            </w:r>
            <w:r w:rsidDel="00000000" w:rsidR="00000000" w:rsidRPr="00000000">
              <w:rPr>
                <w:rFonts w:ascii="Source Sans Pro" w:cs="Source Sans Pro" w:eastAsia="Source Sans Pro" w:hAnsi="Source Sans Pro"/>
                <w:color w:val="d1d9e1"/>
                <w:shd w:fill="474949" w:val="clear"/>
                <w:rtl w:val="0"/>
              </w:rPr>
              <w:t xml:space="preserve">) </w:t>
            </w:r>
            <w:r w:rsidDel="00000000" w:rsidR="00000000" w:rsidRPr="00000000">
              <w:rPr>
                <w:rFonts w:ascii="Source Sans Pro" w:cs="Source Sans Pro" w:eastAsia="Source Sans Pro" w:hAnsi="Source Sans Pro"/>
                <w:i w:val="1"/>
                <w:color w:val="969896"/>
                <w:shd w:fill="474949" w:val="clear"/>
                <w:rtl w:val="0"/>
              </w:rPr>
              <w:t xml:space="preserve"># mar = margin to measure noise</w:t>
            </w:r>
            <w:r w:rsidDel="00000000" w:rsidR="00000000" w:rsidRPr="00000000">
              <w:rPr>
                <w:rFonts w:ascii="Source Sans Pro" w:cs="Source Sans Pro" w:eastAsia="Source Sans Pro" w:hAnsi="Source Sans Pro"/>
                <w:color w:val="d1d9e1"/>
                <w:shd w:fill="474949" w:val="clear"/>
                <w:rtl w:val="0"/>
              </w:rPr>
              <w:br w:type="textWrapping"/>
              <w:br w:type="textWrapping"/>
              <w:t xml:space="preserve">degrad_df &lt;- tail_to_signal_ratio(degrad_tests, mar = </w:t>
            </w:r>
            <w:r w:rsidDel="00000000" w:rsidR="00000000" w:rsidRPr="00000000">
              <w:rPr>
                <w:rFonts w:ascii="Source Sans Pro" w:cs="Source Sans Pro" w:eastAsia="Source Sans Pro" w:hAnsi="Source Sans Pro"/>
                <w:color w:val="f99157"/>
                <w:shd w:fill="474949" w:val="clear"/>
                <w:rtl w:val="0"/>
              </w:rPr>
              <w:t xml:space="preserve">0.1</w:t>
            </w:r>
            <w:r w:rsidDel="00000000" w:rsidR="00000000" w:rsidRPr="00000000">
              <w:rPr>
                <w:rFonts w:ascii="Source Sans Pro" w:cs="Source Sans Pro" w:eastAsia="Source Sans Pro" w:hAnsi="Source Sans Pro"/>
                <w:color w:val="d1d9e1"/>
                <w:shd w:fill="474949" w:val="clear"/>
                <w:rtl w:val="0"/>
              </w:rPr>
              <w:t xml:space="preserve">) </w:t>
            </w:r>
            <w:r w:rsidDel="00000000" w:rsidR="00000000" w:rsidRPr="00000000">
              <w:rPr>
                <w:rFonts w:ascii="Source Sans Pro" w:cs="Source Sans Pro" w:eastAsia="Source Sans Pro" w:hAnsi="Source Sans Pro"/>
                <w:i w:val="1"/>
                <w:color w:val="969896"/>
                <w:shd w:fill="474949" w:val="clear"/>
                <w:rtl w:val="0"/>
              </w:rPr>
              <w:t xml:space="preserve"># mar = margin to measure tail</w:t>
            </w:r>
            <w:r w:rsidDel="00000000" w:rsidR="00000000" w:rsidRPr="00000000">
              <w:rPr>
                <w:rFonts w:ascii="Source Sans Pro" w:cs="Source Sans Pro" w:eastAsia="Source Sans Pro" w:hAnsi="Source Sans Pro"/>
                <w:color w:val="d1d9e1"/>
                <w:shd w:fill="474949" w:val="clear"/>
                <w:rtl w:val="0"/>
              </w:rPr>
              <w:br w:type="textWrapping"/>
              <w:br w:type="textWrapping"/>
            </w:r>
            <w:r w:rsidDel="00000000" w:rsidR="00000000" w:rsidRPr="00000000">
              <w:rPr>
                <w:rFonts w:ascii="Source Sans Pro" w:cs="Source Sans Pro" w:eastAsia="Source Sans Pro" w:hAnsi="Source Sans Pro"/>
                <w:i w:val="1"/>
                <w:color w:val="969896"/>
                <w:shd w:fill="474949" w:val="clear"/>
                <w:rtl w:val="0"/>
              </w:rPr>
              <w:t xml:space="preserve"># or as a pipe</w:t>
            </w:r>
            <w:r w:rsidDel="00000000" w:rsidR="00000000" w:rsidRPr="00000000">
              <w:rPr>
                <w:rFonts w:ascii="Source Sans Pro" w:cs="Source Sans Pro" w:eastAsia="Source Sans Pro" w:hAnsi="Source Sans Pro"/>
                <w:color w:val="d1d9e1"/>
                <w:shd w:fill="474949" w:val="clear"/>
                <w:rtl w:val="0"/>
              </w:rPr>
              <w:br w:type="textWrapping"/>
              <w:t xml:space="preserve">degrad_df &lt;- aligned_tests |&gt;</w:t>
              <w:br w:type="textWrapping"/>
              <w:tab/>
              <w:t xml:space="preserve">excess_attenuation() |&gt;</w:t>
              <w:br w:type="textWrapping"/>
              <w:tab/>
              <w:t xml:space="preserve">signal_to_noise_ratio(mar = </w:t>
            </w:r>
            <w:r w:rsidDel="00000000" w:rsidR="00000000" w:rsidRPr="00000000">
              <w:rPr>
                <w:rFonts w:ascii="Source Sans Pro" w:cs="Source Sans Pro" w:eastAsia="Source Sans Pro" w:hAnsi="Source Sans Pro"/>
                <w:color w:val="f99157"/>
                <w:shd w:fill="474949" w:val="clear"/>
                <w:rtl w:val="0"/>
              </w:rPr>
              <w:t xml:space="preserve">0.1</w:t>
            </w:r>
            <w:r w:rsidDel="00000000" w:rsidR="00000000" w:rsidRPr="00000000">
              <w:rPr>
                <w:rFonts w:ascii="Source Sans Pro" w:cs="Source Sans Pro" w:eastAsia="Source Sans Pro" w:hAnsi="Source Sans Pro"/>
                <w:color w:val="d1d9e1"/>
                <w:shd w:fill="474949" w:val="clear"/>
                <w:rtl w:val="0"/>
              </w:rPr>
              <w:t xml:space="preserve">) |&gt; </w:t>
            </w:r>
            <w:r w:rsidDel="00000000" w:rsidR="00000000" w:rsidRPr="00000000">
              <w:rPr>
                <w:rFonts w:ascii="Source Sans Pro" w:cs="Source Sans Pro" w:eastAsia="Source Sans Pro" w:hAnsi="Source Sans Pro"/>
                <w:i w:val="1"/>
                <w:color w:val="969896"/>
                <w:shd w:fill="474949" w:val="clear"/>
                <w:rtl w:val="0"/>
              </w:rPr>
              <w:t xml:space="preserve"># mar = margin to measure noise</w:t>
            </w:r>
            <w:r w:rsidDel="00000000" w:rsidR="00000000" w:rsidRPr="00000000">
              <w:rPr>
                <w:rFonts w:ascii="Source Sans Pro" w:cs="Source Sans Pro" w:eastAsia="Source Sans Pro" w:hAnsi="Source Sans Pro"/>
                <w:color w:val="d1d9e1"/>
                <w:shd w:fill="474949" w:val="clear"/>
                <w:rtl w:val="0"/>
              </w:rPr>
              <w:br w:type="textWrapping"/>
              <w:tab/>
              <w:t xml:space="preserve">blur_ratio() |&gt;</w:t>
              <w:br w:type="textWrapping"/>
              <w:tab/>
              <w:t xml:space="preserve">tail_to_signal_ratio(mar = </w:t>
            </w:r>
            <w:r w:rsidDel="00000000" w:rsidR="00000000" w:rsidRPr="00000000">
              <w:rPr>
                <w:rFonts w:ascii="Source Sans Pro" w:cs="Source Sans Pro" w:eastAsia="Source Sans Pro" w:hAnsi="Source Sans Pro"/>
                <w:color w:val="f99157"/>
                <w:shd w:fill="474949" w:val="clear"/>
                <w:rtl w:val="0"/>
              </w:rPr>
              <w:t xml:space="preserve">0.1</w:t>
            </w:r>
            <w:r w:rsidDel="00000000" w:rsidR="00000000" w:rsidRPr="00000000">
              <w:rPr>
                <w:rFonts w:ascii="Source Sans Pro" w:cs="Source Sans Pro" w:eastAsia="Source Sans Pro" w:hAnsi="Source Sans Pro"/>
                <w:color w:val="d1d9e1"/>
                <w:shd w:fill="474949" w:val="clear"/>
                <w:rtl w:val="0"/>
              </w:rPr>
              <w:t xml:space="preserve">) </w:t>
            </w:r>
            <w:r w:rsidDel="00000000" w:rsidR="00000000" w:rsidRPr="00000000">
              <w:rPr>
                <w:rFonts w:ascii="Source Sans Pro" w:cs="Source Sans Pro" w:eastAsia="Source Sans Pro" w:hAnsi="Source Sans Pro"/>
                <w:i w:val="1"/>
                <w:color w:val="969896"/>
                <w:shd w:fill="474949" w:val="clear"/>
                <w:rtl w:val="0"/>
              </w:rPr>
              <w:t xml:space="preserve"># mar = margin to measure tail</w:t>
            </w:r>
            <w:r w:rsidDel="00000000" w:rsidR="00000000" w:rsidRPr="00000000">
              <w:rPr>
                <w:rFonts w:ascii="Source Sans Pro" w:cs="Source Sans Pro" w:eastAsia="Source Sans Pro" w:hAnsi="Source Sans Pro"/>
                <w:color w:val="d1d9e1"/>
                <w:shd w:fill="474949" w:val="clear"/>
                <w:rtl w:val="0"/>
              </w:rPr>
              <w:br w:type="textWrapping"/>
              <w:br w:type="textWrapping"/>
              <w:br w:type="textWrapping"/>
              <w:t xml:space="preserve">head(degrad_df) </w:t>
            </w:r>
            <w:r w:rsidDel="00000000" w:rsidR="00000000" w:rsidRPr="00000000">
              <w:rPr>
                <w:rFonts w:ascii="Source Sans Pro" w:cs="Source Sans Pro" w:eastAsia="Source Sans Pro" w:hAnsi="Source Sans Pro"/>
                <w:i w:val="1"/>
                <w:color w:val="969896"/>
                <w:shd w:fill="474949" w:val="clear"/>
                <w:rtl w:val="0"/>
              </w:rPr>
              <w:t xml:space="preserve"># print the first 6 rows</w:t>
            </w:r>
            <w:r w:rsidDel="00000000" w:rsidR="00000000" w:rsidRPr="00000000">
              <w:rPr>
                <w:rtl w:val="0"/>
              </w:rPr>
            </w:r>
          </w:p>
        </w:tc>
      </w:tr>
    </w:tbl>
    <w:p w:rsidR="00000000" w:rsidDel="00000000" w:rsidP="00000000" w:rsidRDefault="00000000" w:rsidRPr="00000000" w14:paraId="000000F1">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F2">
      <w:pPr>
        <w:rPr>
          <w:rFonts w:ascii="Source Sans Pro" w:cs="Source Sans Pro" w:eastAsia="Source Sans Pro" w:hAnsi="Source Sans Pro"/>
        </w:rPr>
      </w:pPr>
      <w:r w:rsidDel="00000000" w:rsidR="00000000" w:rsidRPr="00000000">
        <w:rPr>
          <w:rtl w:val="0"/>
        </w:rPr>
      </w:r>
    </w:p>
    <w:tbl>
      <w:tblPr>
        <w:tblStyle w:val="Table11"/>
        <w:tblpPr w:leftFromText="180" w:rightFromText="180" w:topFromText="0" w:bottomFromText="0" w:vertAnchor="text" w:horzAnchor="text" w:tblpX="180" w:tblpY="0"/>
        <w:tblW w:w="101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230"/>
        <w:gridCol w:w="675"/>
        <w:gridCol w:w="1170"/>
        <w:gridCol w:w="945"/>
        <w:gridCol w:w="1200"/>
        <w:gridCol w:w="1425"/>
        <w:gridCol w:w="1245"/>
        <w:gridCol w:w="990"/>
        <w:gridCol w:w="1245"/>
        <w:tblGridChange w:id="0">
          <w:tblGrid>
            <w:gridCol w:w="1230"/>
            <w:gridCol w:w="675"/>
            <w:gridCol w:w="1170"/>
            <w:gridCol w:w="945"/>
            <w:gridCol w:w="1200"/>
            <w:gridCol w:w="1425"/>
            <w:gridCol w:w="1245"/>
            <w:gridCol w:w="990"/>
            <w:gridCol w:w="1245"/>
          </w:tblGrid>
        </w:tblGridChange>
      </w:tblGrid>
      <w:tr>
        <w:trPr>
          <w:cantSplit w:val="0"/>
          <w:trHeight w:val="515" w:hRule="atLeast"/>
          <w:tblHeader w:val="1"/>
        </w:trPr>
        <w:tc>
          <w:tcPr>
            <w:shd w:fill="d3d8dc" w:val="clear"/>
          </w:tcPr>
          <w:p w:rsidR="00000000" w:rsidDel="00000000" w:rsidP="00000000" w:rsidRDefault="00000000" w:rsidRPr="00000000" w14:paraId="000000F3">
            <w:pPr>
              <w:jc w:val="center"/>
              <w:rPr>
                <w:rFonts w:ascii="Source Sans Pro" w:cs="Source Sans Pro" w:eastAsia="Source Sans Pro" w:hAnsi="Source Sans Pro"/>
                <w:b w:val="1"/>
                <w:sz w:val="14"/>
                <w:szCs w:val="14"/>
              </w:rPr>
            </w:pPr>
            <w:r w:rsidDel="00000000" w:rsidR="00000000" w:rsidRPr="00000000">
              <w:rPr>
                <w:rFonts w:ascii="Source Sans Pro" w:cs="Source Sans Pro" w:eastAsia="Source Sans Pro" w:hAnsi="Source Sans Pro"/>
                <w:b w:val="1"/>
                <w:sz w:val="14"/>
                <w:szCs w:val="14"/>
                <w:rtl w:val="0"/>
              </w:rPr>
              <w:t xml:space="preserve">sound.files</w:t>
            </w:r>
          </w:p>
        </w:tc>
        <w:tc>
          <w:tcPr>
            <w:shd w:fill="d3d8dc" w:val="clear"/>
          </w:tcPr>
          <w:p w:rsidR="00000000" w:rsidDel="00000000" w:rsidP="00000000" w:rsidRDefault="00000000" w:rsidRPr="00000000" w14:paraId="000000F4">
            <w:pPr>
              <w:jc w:val="center"/>
              <w:rPr>
                <w:rFonts w:ascii="Source Sans Pro" w:cs="Source Sans Pro" w:eastAsia="Source Sans Pro" w:hAnsi="Source Sans Pro"/>
                <w:b w:val="1"/>
                <w:sz w:val="14"/>
                <w:szCs w:val="14"/>
              </w:rPr>
            </w:pPr>
            <w:r w:rsidDel="00000000" w:rsidR="00000000" w:rsidRPr="00000000">
              <w:rPr>
                <w:rFonts w:ascii="Source Sans Pro" w:cs="Source Sans Pro" w:eastAsia="Source Sans Pro" w:hAnsi="Source Sans Pro"/>
                <w:b w:val="1"/>
                <w:sz w:val="14"/>
                <w:szCs w:val="14"/>
                <w:rtl w:val="0"/>
              </w:rPr>
              <w:t xml:space="preserve">selec</w:t>
            </w:r>
          </w:p>
        </w:tc>
        <w:tc>
          <w:tcPr>
            <w:shd w:fill="d3d8dc" w:val="clear"/>
          </w:tcPr>
          <w:p w:rsidR="00000000" w:rsidDel="00000000" w:rsidP="00000000" w:rsidRDefault="00000000" w:rsidRPr="00000000" w14:paraId="000000F5">
            <w:pPr>
              <w:jc w:val="center"/>
              <w:rPr>
                <w:rFonts w:ascii="Source Sans Pro" w:cs="Source Sans Pro" w:eastAsia="Source Sans Pro" w:hAnsi="Source Sans Pro"/>
                <w:b w:val="1"/>
                <w:sz w:val="14"/>
                <w:szCs w:val="14"/>
              </w:rPr>
            </w:pPr>
            <w:r w:rsidDel="00000000" w:rsidR="00000000" w:rsidRPr="00000000">
              <w:rPr>
                <w:rFonts w:ascii="Source Sans Pro" w:cs="Source Sans Pro" w:eastAsia="Source Sans Pro" w:hAnsi="Source Sans Pro"/>
                <w:b w:val="1"/>
                <w:sz w:val="14"/>
                <w:szCs w:val="14"/>
                <w:rtl w:val="0"/>
              </w:rPr>
              <w:t xml:space="preserve">sound.id</w:t>
            </w:r>
          </w:p>
        </w:tc>
        <w:tc>
          <w:tcPr>
            <w:shd w:fill="d3d8dc" w:val="clear"/>
          </w:tcPr>
          <w:p w:rsidR="00000000" w:rsidDel="00000000" w:rsidP="00000000" w:rsidRDefault="00000000" w:rsidRPr="00000000" w14:paraId="000000F6">
            <w:pPr>
              <w:jc w:val="center"/>
              <w:rPr>
                <w:rFonts w:ascii="Source Sans Pro" w:cs="Source Sans Pro" w:eastAsia="Source Sans Pro" w:hAnsi="Source Sans Pro"/>
                <w:b w:val="1"/>
                <w:sz w:val="14"/>
                <w:szCs w:val="14"/>
              </w:rPr>
            </w:pPr>
            <w:r w:rsidDel="00000000" w:rsidR="00000000" w:rsidRPr="00000000">
              <w:rPr>
                <w:rFonts w:ascii="Source Sans Pro" w:cs="Source Sans Pro" w:eastAsia="Source Sans Pro" w:hAnsi="Source Sans Pro"/>
                <w:b w:val="1"/>
                <w:sz w:val="14"/>
                <w:szCs w:val="14"/>
                <w:rtl w:val="0"/>
              </w:rPr>
              <w:t xml:space="preserve">distance</w:t>
            </w:r>
          </w:p>
        </w:tc>
        <w:tc>
          <w:tcPr>
            <w:shd w:fill="d3d8dc" w:val="clear"/>
          </w:tcPr>
          <w:p w:rsidR="00000000" w:rsidDel="00000000" w:rsidP="00000000" w:rsidRDefault="00000000" w:rsidRPr="00000000" w14:paraId="000000F7">
            <w:pPr>
              <w:jc w:val="center"/>
              <w:rPr>
                <w:rFonts w:ascii="Source Sans Pro" w:cs="Source Sans Pro" w:eastAsia="Source Sans Pro" w:hAnsi="Source Sans Pro"/>
                <w:b w:val="1"/>
                <w:sz w:val="14"/>
                <w:szCs w:val="14"/>
              </w:rPr>
            </w:pPr>
            <w:r w:rsidDel="00000000" w:rsidR="00000000" w:rsidRPr="00000000">
              <w:rPr>
                <w:rFonts w:ascii="Source Sans Pro" w:cs="Source Sans Pro" w:eastAsia="Source Sans Pro" w:hAnsi="Source Sans Pro"/>
                <w:b w:val="1"/>
                <w:sz w:val="14"/>
                <w:szCs w:val="14"/>
                <w:rtl w:val="0"/>
              </w:rPr>
              <w:t xml:space="preserve">reference</w:t>
            </w:r>
          </w:p>
        </w:tc>
        <w:tc>
          <w:tcPr>
            <w:shd w:fill="d3d8dc" w:val="clear"/>
          </w:tcPr>
          <w:p w:rsidR="00000000" w:rsidDel="00000000" w:rsidP="00000000" w:rsidRDefault="00000000" w:rsidRPr="00000000" w14:paraId="000000F8">
            <w:pPr>
              <w:jc w:val="center"/>
              <w:rPr>
                <w:rFonts w:ascii="Source Sans Pro" w:cs="Source Sans Pro" w:eastAsia="Source Sans Pro" w:hAnsi="Source Sans Pro"/>
                <w:b w:val="1"/>
                <w:sz w:val="14"/>
                <w:szCs w:val="14"/>
              </w:rPr>
            </w:pPr>
            <w:r w:rsidDel="00000000" w:rsidR="00000000" w:rsidRPr="00000000">
              <w:rPr>
                <w:rFonts w:ascii="Source Sans Pro" w:cs="Source Sans Pro" w:eastAsia="Source Sans Pro" w:hAnsi="Source Sans Pro"/>
                <w:b w:val="1"/>
                <w:sz w:val="14"/>
                <w:szCs w:val="14"/>
                <w:rtl w:val="0"/>
              </w:rPr>
              <w:t xml:space="preserve">excess.attenuation</w:t>
            </w:r>
          </w:p>
        </w:tc>
        <w:tc>
          <w:tcPr>
            <w:shd w:fill="d3d8dc" w:val="clear"/>
          </w:tcPr>
          <w:p w:rsidR="00000000" w:rsidDel="00000000" w:rsidP="00000000" w:rsidRDefault="00000000" w:rsidRPr="00000000" w14:paraId="000000F9">
            <w:pPr>
              <w:jc w:val="center"/>
              <w:rPr>
                <w:rFonts w:ascii="Source Sans Pro" w:cs="Source Sans Pro" w:eastAsia="Source Sans Pro" w:hAnsi="Source Sans Pro"/>
                <w:b w:val="1"/>
                <w:sz w:val="14"/>
                <w:szCs w:val="14"/>
              </w:rPr>
            </w:pPr>
            <w:r w:rsidDel="00000000" w:rsidR="00000000" w:rsidRPr="00000000">
              <w:rPr>
                <w:rFonts w:ascii="Source Sans Pro" w:cs="Source Sans Pro" w:eastAsia="Source Sans Pro" w:hAnsi="Source Sans Pro"/>
                <w:b w:val="1"/>
                <w:sz w:val="14"/>
                <w:szCs w:val="14"/>
                <w:rtl w:val="0"/>
              </w:rPr>
              <w:t xml:space="preserve">signal.to.noise.ratio</w:t>
            </w:r>
          </w:p>
        </w:tc>
        <w:tc>
          <w:tcPr>
            <w:shd w:fill="d3d8dc" w:val="clear"/>
          </w:tcPr>
          <w:p w:rsidR="00000000" w:rsidDel="00000000" w:rsidP="00000000" w:rsidRDefault="00000000" w:rsidRPr="00000000" w14:paraId="000000FA">
            <w:pPr>
              <w:jc w:val="center"/>
              <w:rPr>
                <w:rFonts w:ascii="Source Sans Pro" w:cs="Source Sans Pro" w:eastAsia="Source Sans Pro" w:hAnsi="Source Sans Pro"/>
                <w:b w:val="1"/>
                <w:sz w:val="14"/>
                <w:szCs w:val="14"/>
              </w:rPr>
            </w:pPr>
            <w:r w:rsidDel="00000000" w:rsidR="00000000" w:rsidRPr="00000000">
              <w:rPr>
                <w:rFonts w:ascii="Source Sans Pro" w:cs="Source Sans Pro" w:eastAsia="Source Sans Pro" w:hAnsi="Source Sans Pro"/>
                <w:b w:val="1"/>
                <w:sz w:val="14"/>
                <w:szCs w:val="14"/>
                <w:rtl w:val="0"/>
              </w:rPr>
              <w:t xml:space="preserve">blur.ratio</w:t>
            </w:r>
          </w:p>
        </w:tc>
        <w:tc>
          <w:tcPr>
            <w:shd w:fill="d3d8dc" w:val="clear"/>
          </w:tcPr>
          <w:p w:rsidR="00000000" w:rsidDel="00000000" w:rsidP="00000000" w:rsidRDefault="00000000" w:rsidRPr="00000000" w14:paraId="000000FB">
            <w:pPr>
              <w:jc w:val="center"/>
              <w:rPr>
                <w:rFonts w:ascii="Source Sans Pro" w:cs="Source Sans Pro" w:eastAsia="Source Sans Pro" w:hAnsi="Source Sans Pro"/>
                <w:b w:val="1"/>
                <w:sz w:val="14"/>
                <w:szCs w:val="14"/>
              </w:rPr>
            </w:pPr>
            <w:r w:rsidDel="00000000" w:rsidR="00000000" w:rsidRPr="00000000">
              <w:rPr>
                <w:rFonts w:ascii="Source Sans Pro" w:cs="Source Sans Pro" w:eastAsia="Source Sans Pro" w:hAnsi="Source Sans Pro"/>
                <w:b w:val="1"/>
                <w:sz w:val="14"/>
                <w:szCs w:val="14"/>
                <w:rtl w:val="0"/>
              </w:rPr>
              <w:t xml:space="preserve">tail.to.signal.ratio</w:t>
            </w:r>
          </w:p>
        </w:tc>
      </w:tr>
      <w:tr>
        <w:trPr>
          <w:cantSplit w:val="0"/>
          <w:trHeight w:val="515" w:hRule="atLeast"/>
          <w:tblHeader w:val="0"/>
        </w:trPr>
        <w:tc>
          <w:tcPr/>
          <w:p w:rsidR="00000000" w:rsidDel="00000000" w:rsidP="00000000" w:rsidRDefault="00000000" w:rsidRPr="00000000" w14:paraId="000000FC">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trnsc1_100m_closed.wav</w:t>
            </w:r>
          </w:p>
        </w:tc>
        <w:tc>
          <w:tcPr>
            <w:vAlign w:val="center"/>
          </w:tcPr>
          <w:p w:rsidR="00000000" w:rsidDel="00000000" w:rsidP="00000000" w:rsidRDefault="00000000" w:rsidRPr="00000000" w14:paraId="000000FD">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2</w:t>
            </w:r>
          </w:p>
        </w:tc>
        <w:tc>
          <w:tcPr/>
          <w:p w:rsidR="00000000" w:rsidDel="00000000" w:rsidP="00000000" w:rsidRDefault="00000000" w:rsidRPr="00000000" w14:paraId="000000FE">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dur:0.2;freq:9;fm;am_1</w:t>
            </w:r>
          </w:p>
        </w:tc>
        <w:tc>
          <w:tcPr/>
          <w:p w:rsidR="00000000" w:rsidDel="00000000" w:rsidP="00000000" w:rsidRDefault="00000000" w:rsidRPr="00000000" w14:paraId="000000FF">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100</w:t>
            </w:r>
          </w:p>
        </w:tc>
        <w:tc>
          <w:tcPr>
            <w:vAlign w:val="center"/>
          </w:tcPr>
          <w:p w:rsidR="00000000" w:rsidDel="00000000" w:rsidP="00000000" w:rsidRDefault="00000000" w:rsidRPr="00000000" w14:paraId="00000100">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trnsc1_1m_open.wav-2</w:t>
            </w:r>
          </w:p>
        </w:tc>
        <w:tc>
          <w:tcPr>
            <w:vAlign w:val="center"/>
          </w:tcPr>
          <w:p w:rsidR="00000000" w:rsidDel="00000000" w:rsidP="00000000" w:rsidRDefault="00000000" w:rsidRPr="00000000" w14:paraId="00000101">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8.999</w:t>
            </w:r>
          </w:p>
        </w:tc>
        <w:tc>
          <w:tcPr>
            <w:vAlign w:val="center"/>
          </w:tcPr>
          <w:p w:rsidR="00000000" w:rsidDel="00000000" w:rsidP="00000000" w:rsidRDefault="00000000" w:rsidRPr="00000000" w14:paraId="00000102">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0.768</w:t>
            </w:r>
          </w:p>
        </w:tc>
        <w:tc>
          <w:tcPr>
            <w:vAlign w:val="center"/>
          </w:tcPr>
          <w:p w:rsidR="00000000" w:rsidDel="00000000" w:rsidP="00000000" w:rsidRDefault="00000000" w:rsidRPr="00000000" w14:paraId="00000103">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0.292</w:t>
            </w:r>
          </w:p>
        </w:tc>
        <w:tc>
          <w:tcPr>
            <w:vAlign w:val="center"/>
          </w:tcPr>
          <w:p w:rsidR="00000000" w:rsidDel="00000000" w:rsidP="00000000" w:rsidRDefault="00000000" w:rsidRPr="00000000" w14:paraId="00000104">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-0.999</w:t>
            </w:r>
          </w:p>
        </w:tc>
      </w:tr>
      <w:tr>
        <w:trPr>
          <w:cantSplit w:val="0"/>
          <w:trHeight w:val="525" w:hRule="atLeast"/>
          <w:tblHeader w:val="0"/>
        </w:trPr>
        <w:tc>
          <w:tcPr/>
          <w:p w:rsidR="00000000" w:rsidDel="00000000" w:rsidP="00000000" w:rsidRDefault="00000000" w:rsidRPr="00000000" w14:paraId="00000105">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trnsc1_100m_closed.wav</w:t>
            </w:r>
          </w:p>
        </w:tc>
        <w:tc>
          <w:tcPr>
            <w:vAlign w:val="center"/>
          </w:tcPr>
          <w:p w:rsidR="00000000" w:rsidDel="00000000" w:rsidP="00000000" w:rsidRDefault="00000000" w:rsidRPr="00000000" w14:paraId="00000106">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3</w:t>
            </w:r>
          </w:p>
        </w:tc>
        <w:tc>
          <w:tcPr/>
          <w:p w:rsidR="00000000" w:rsidDel="00000000" w:rsidP="00000000" w:rsidRDefault="00000000" w:rsidRPr="00000000" w14:paraId="00000107">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dur:0.2;freq:4;fm;am_1</w:t>
            </w:r>
          </w:p>
        </w:tc>
        <w:tc>
          <w:tcPr/>
          <w:p w:rsidR="00000000" w:rsidDel="00000000" w:rsidP="00000000" w:rsidRDefault="00000000" w:rsidRPr="00000000" w14:paraId="00000108">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100</w:t>
            </w:r>
          </w:p>
        </w:tc>
        <w:tc>
          <w:tcPr>
            <w:vAlign w:val="center"/>
          </w:tcPr>
          <w:p w:rsidR="00000000" w:rsidDel="00000000" w:rsidP="00000000" w:rsidRDefault="00000000" w:rsidRPr="00000000" w14:paraId="00000109">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trnsc1_1m_open.wav-3</w:t>
            </w:r>
          </w:p>
        </w:tc>
        <w:tc>
          <w:tcPr>
            <w:vAlign w:val="center"/>
          </w:tcPr>
          <w:p w:rsidR="00000000" w:rsidDel="00000000" w:rsidP="00000000" w:rsidRDefault="00000000" w:rsidRPr="00000000" w14:paraId="0000010A">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10.829</w:t>
            </w:r>
          </w:p>
        </w:tc>
        <w:tc>
          <w:tcPr>
            <w:vAlign w:val="center"/>
          </w:tcPr>
          <w:p w:rsidR="00000000" w:rsidDel="00000000" w:rsidP="00000000" w:rsidRDefault="00000000" w:rsidRPr="00000000" w14:paraId="0000010B">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0.638</w:t>
            </w:r>
          </w:p>
        </w:tc>
        <w:tc>
          <w:tcPr>
            <w:vAlign w:val="center"/>
          </w:tcPr>
          <w:p w:rsidR="00000000" w:rsidDel="00000000" w:rsidP="00000000" w:rsidRDefault="00000000" w:rsidRPr="00000000" w14:paraId="0000010C">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0.297</w:t>
            </w:r>
          </w:p>
        </w:tc>
        <w:tc>
          <w:tcPr>
            <w:vAlign w:val="center"/>
          </w:tcPr>
          <w:p w:rsidR="00000000" w:rsidDel="00000000" w:rsidP="00000000" w:rsidRDefault="00000000" w:rsidRPr="00000000" w14:paraId="0000010D">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0.190</w:t>
            </w:r>
          </w:p>
        </w:tc>
      </w:tr>
      <w:tr>
        <w:trPr>
          <w:cantSplit w:val="0"/>
          <w:trHeight w:val="515" w:hRule="atLeast"/>
          <w:tblHeader w:val="0"/>
        </w:trPr>
        <w:tc>
          <w:tcPr/>
          <w:p w:rsidR="00000000" w:rsidDel="00000000" w:rsidP="00000000" w:rsidRDefault="00000000" w:rsidRPr="00000000" w14:paraId="0000010E">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trnsc1_100m_closed.wav</w:t>
            </w:r>
          </w:p>
        </w:tc>
        <w:tc>
          <w:tcPr>
            <w:vAlign w:val="center"/>
          </w:tcPr>
          <w:p w:rsidR="00000000" w:rsidDel="00000000" w:rsidP="00000000" w:rsidRDefault="00000000" w:rsidRPr="00000000" w14:paraId="0000010F">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4</w:t>
            </w:r>
          </w:p>
        </w:tc>
        <w:tc>
          <w:tcPr/>
          <w:p w:rsidR="00000000" w:rsidDel="00000000" w:rsidP="00000000" w:rsidRDefault="00000000" w:rsidRPr="00000000" w14:paraId="00000110">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dur:0.2;freq:1;fm;am_1</w:t>
            </w:r>
          </w:p>
        </w:tc>
        <w:tc>
          <w:tcPr/>
          <w:p w:rsidR="00000000" w:rsidDel="00000000" w:rsidP="00000000" w:rsidRDefault="00000000" w:rsidRPr="00000000" w14:paraId="00000111">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100</w:t>
            </w:r>
          </w:p>
        </w:tc>
        <w:tc>
          <w:tcPr>
            <w:vAlign w:val="center"/>
          </w:tcPr>
          <w:p w:rsidR="00000000" w:rsidDel="00000000" w:rsidP="00000000" w:rsidRDefault="00000000" w:rsidRPr="00000000" w14:paraId="00000112">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trnsc1_1m_open.wav-4</w:t>
            </w:r>
          </w:p>
        </w:tc>
        <w:tc>
          <w:tcPr>
            <w:vAlign w:val="center"/>
          </w:tcPr>
          <w:p w:rsidR="00000000" w:rsidDel="00000000" w:rsidP="00000000" w:rsidRDefault="00000000" w:rsidRPr="00000000" w14:paraId="00000113">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26.216</w:t>
            </w:r>
          </w:p>
        </w:tc>
        <w:tc>
          <w:tcPr>
            <w:vAlign w:val="center"/>
          </w:tcPr>
          <w:p w:rsidR="00000000" w:rsidDel="00000000" w:rsidP="00000000" w:rsidRDefault="00000000" w:rsidRPr="00000000" w14:paraId="00000114">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45.246</w:t>
            </w:r>
          </w:p>
        </w:tc>
        <w:tc>
          <w:tcPr>
            <w:vAlign w:val="center"/>
          </w:tcPr>
          <w:p w:rsidR="00000000" w:rsidDel="00000000" w:rsidP="00000000" w:rsidRDefault="00000000" w:rsidRPr="00000000" w14:paraId="00000115">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0.141</w:t>
            </w:r>
          </w:p>
        </w:tc>
        <w:tc>
          <w:tcPr>
            <w:vAlign w:val="center"/>
          </w:tcPr>
          <w:p w:rsidR="00000000" w:rsidDel="00000000" w:rsidP="00000000" w:rsidRDefault="00000000" w:rsidRPr="00000000" w14:paraId="00000116">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24.441</w:t>
            </w:r>
          </w:p>
        </w:tc>
      </w:tr>
      <w:tr>
        <w:trPr>
          <w:cantSplit w:val="0"/>
          <w:trHeight w:val="515" w:hRule="atLeast"/>
          <w:tblHeader w:val="0"/>
        </w:trPr>
        <w:tc>
          <w:tcPr/>
          <w:p w:rsidR="00000000" w:rsidDel="00000000" w:rsidP="00000000" w:rsidRDefault="00000000" w:rsidRPr="00000000" w14:paraId="00000117">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trnsc1_100m_closed.wav</w:t>
            </w:r>
          </w:p>
        </w:tc>
        <w:tc>
          <w:tcPr>
            <w:vAlign w:val="center"/>
          </w:tcPr>
          <w:p w:rsidR="00000000" w:rsidDel="00000000" w:rsidP="00000000" w:rsidRDefault="00000000" w:rsidRPr="00000000" w14:paraId="00000118">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5</w:t>
            </w:r>
          </w:p>
        </w:tc>
        <w:tc>
          <w:tcPr/>
          <w:p w:rsidR="00000000" w:rsidDel="00000000" w:rsidP="00000000" w:rsidRDefault="00000000" w:rsidRPr="00000000" w14:paraId="00000119">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dur:0.2;freq:7;fm;am_1</w:t>
            </w:r>
          </w:p>
        </w:tc>
        <w:tc>
          <w:tcPr/>
          <w:p w:rsidR="00000000" w:rsidDel="00000000" w:rsidP="00000000" w:rsidRDefault="00000000" w:rsidRPr="00000000" w14:paraId="0000011A">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100</w:t>
            </w:r>
          </w:p>
        </w:tc>
        <w:tc>
          <w:tcPr>
            <w:vAlign w:val="center"/>
          </w:tcPr>
          <w:p w:rsidR="00000000" w:rsidDel="00000000" w:rsidP="00000000" w:rsidRDefault="00000000" w:rsidRPr="00000000" w14:paraId="0000011B">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trnsc1_1m_open.wav-5</w:t>
            </w:r>
          </w:p>
        </w:tc>
        <w:tc>
          <w:tcPr>
            <w:vAlign w:val="center"/>
          </w:tcPr>
          <w:p w:rsidR="00000000" w:rsidDel="00000000" w:rsidP="00000000" w:rsidRDefault="00000000" w:rsidRPr="00000000" w14:paraId="0000011C">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15.191</w:t>
            </w:r>
          </w:p>
        </w:tc>
        <w:tc>
          <w:tcPr>
            <w:vAlign w:val="center"/>
          </w:tcPr>
          <w:p w:rsidR="00000000" w:rsidDel="00000000" w:rsidP="00000000" w:rsidRDefault="00000000" w:rsidRPr="00000000" w14:paraId="0000011D">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-13.816</w:t>
            </w:r>
          </w:p>
        </w:tc>
        <w:tc>
          <w:tcPr>
            <w:vAlign w:val="center"/>
          </w:tcPr>
          <w:p w:rsidR="00000000" w:rsidDel="00000000" w:rsidP="00000000" w:rsidRDefault="00000000" w:rsidRPr="00000000" w14:paraId="0000011E">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0.266</w:t>
            </w:r>
          </w:p>
        </w:tc>
        <w:tc>
          <w:tcPr>
            <w:vAlign w:val="center"/>
          </w:tcPr>
          <w:p w:rsidR="00000000" w:rsidDel="00000000" w:rsidP="00000000" w:rsidRDefault="00000000" w:rsidRPr="00000000" w14:paraId="0000011F">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0.059</w:t>
            </w:r>
          </w:p>
        </w:tc>
      </w:tr>
      <w:tr>
        <w:trPr>
          <w:cantSplit w:val="0"/>
          <w:tblHeader w:val="0"/>
        </w:trPr>
        <w:tc>
          <w:tcPr/>
          <w:p w:rsidR="00000000" w:rsidDel="00000000" w:rsidP="00000000" w:rsidRDefault="00000000" w:rsidRPr="00000000" w14:paraId="00000120">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trnsc1_100m_closed.wav</w:t>
            </w:r>
          </w:p>
        </w:tc>
        <w:tc>
          <w:tcPr>
            <w:vAlign w:val="center"/>
          </w:tcPr>
          <w:p w:rsidR="00000000" w:rsidDel="00000000" w:rsidP="00000000" w:rsidRDefault="00000000" w:rsidRPr="00000000" w14:paraId="00000121">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6</w:t>
            </w:r>
          </w:p>
        </w:tc>
        <w:tc>
          <w:tcPr/>
          <w:p w:rsidR="00000000" w:rsidDel="00000000" w:rsidP="00000000" w:rsidRDefault="00000000" w:rsidRPr="00000000" w14:paraId="00000122">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dur:0.2;freq:9.5;fm;am_1</w:t>
            </w:r>
          </w:p>
        </w:tc>
        <w:tc>
          <w:tcPr/>
          <w:p w:rsidR="00000000" w:rsidDel="00000000" w:rsidP="00000000" w:rsidRDefault="00000000" w:rsidRPr="00000000" w14:paraId="00000123">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100</w:t>
            </w:r>
          </w:p>
        </w:tc>
        <w:tc>
          <w:tcPr>
            <w:vAlign w:val="center"/>
          </w:tcPr>
          <w:p w:rsidR="00000000" w:rsidDel="00000000" w:rsidP="00000000" w:rsidRDefault="00000000" w:rsidRPr="00000000" w14:paraId="00000124">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trnsc1_1m_open.wav-6</w:t>
            </w:r>
          </w:p>
        </w:tc>
        <w:tc>
          <w:tcPr>
            <w:vAlign w:val="center"/>
          </w:tcPr>
          <w:p w:rsidR="00000000" w:rsidDel="00000000" w:rsidP="00000000" w:rsidRDefault="00000000" w:rsidRPr="00000000" w14:paraId="00000125">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6.041</w:t>
            </w:r>
          </w:p>
        </w:tc>
        <w:tc>
          <w:tcPr>
            <w:vAlign w:val="center"/>
          </w:tcPr>
          <w:p w:rsidR="00000000" w:rsidDel="00000000" w:rsidP="00000000" w:rsidRDefault="00000000" w:rsidRPr="00000000" w14:paraId="00000126">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-0.257</w:t>
            </w:r>
          </w:p>
        </w:tc>
        <w:tc>
          <w:tcPr>
            <w:vAlign w:val="center"/>
          </w:tcPr>
          <w:p w:rsidR="00000000" w:rsidDel="00000000" w:rsidP="00000000" w:rsidRDefault="00000000" w:rsidRPr="00000000" w14:paraId="00000127">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0.205</w:t>
            </w:r>
          </w:p>
        </w:tc>
        <w:tc>
          <w:tcPr>
            <w:vAlign w:val="center"/>
          </w:tcPr>
          <w:p w:rsidR="00000000" w:rsidDel="00000000" w:rsidP="00000000" w:rsidRDefault="00000000" w:rsidRPr="00000000" w14:paraId="00000128">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-12.052</w:t>
            </w:r>
          </w:p>
        </w:tc>
      </w:tr>
      <w:tr>
        <w:trPr>
          <w:cantSplit w:val="0"/>
          <w:trHeight w:val="515" w:hRule="atLeast"/>
          <w:tblHeader w:val="0"/>
        </w:trPr>
        <w:tc>
          <w:tcPr/>
          <w:p w:rsidR="00000000" w:rsidDel="00000000" w:rsidP="00000000" w:rsidRDefault="00000000" w:rsidRPr="00000000" w14:paraId="00000129">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trnsc1_100m_closed.wav</w:t>
            </w:r>
          </w:p>
        </w:tc>
        <w:tc>
          <w:tcPr>
            <w:vAlign w:val="center"/>
          </w:tcPr>
          <w:p w:rsidR="00000000" w:rsidDel="00000000" w:rsidP="00000000" w:rsidRDefault="00000000" w:rsidRPr="00000000" w14:paraId="0000012A">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7</w:t>
            </w:r>
          </w:p>
        </w:tc>
        <w:tc>
          <w:tcPr/>
          <w:p w:rsidR="00000000" w:rsidDel="00000000" w:rsidP="00000000" w:rsidRDefault="00000000" w:rsidRPr="00000000" w14:paraId="0000012B">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dur:0.2;freq:4.5;fm;am_1</w:t>
            </w:r>
          </w:p>
        </w:tc>
        <w:tc>
          <w:tcPr/>
          <w:p w:rsidR="00000000" w:rsidDel="00000000" w:rsidP="00000000" w:rsidRDefault="00000000" w:rsidRPr="00000000" w14:paraId="0000012C">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100</w:t>
            </w:r>
          </w:p>
        </w:tc>
        <w:tc>
          <w:tcPr>
            <w:vAlign w:val="center"/>
          </w:tcPr>
          <w:p w:rsidR="00000000" w:rsidDel="00000000" w:rsidP="00000000" w:rsidRDefault="00000000" w:rsidRPr="00000000" w14:paraId="0000012D">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trnsc1_1m_open.wav-7</w:t>
            </w:r>
          </w:p>
        </w:tc>
        <w:tc>
          <w:tcPr>
            <w:vAlign w:val="center"/>
          </w:tcPr>
          <w:p w:rsidR="00000000" w:rsidDel="00000000" w:rsidP="00000000" w:rsidRDefault="00000000" w:rsidRPr="00000000" w14:paraId="0000012E">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12.278</w:t>
            </w:r>
          </w:p>
        </w:tc>
        <w:tc>
          <w:tcPr>
            <w:vAlign w:val="center"/>
          </w:tcPr>
          <w:p w:rsidR="00000000" w:rsidDel="00000000" w:rsidP="00000000" w:rsidRDefault="00000000" w:rsidRPr="00000000" w14:paraId="0000012F">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-0.712</w:t>
            </w:r>
          </w:p>
        </w:tc>
        <w:tc>
          <w:tcPr>
            <w:vAlign w:val="center"/>
          </w:tcPr>
          <w:p w:rsidR="00000000" w:rsidDel="00000000" w:rsidP="00000000" w:rsidRDefault="00000000" w:rsidRPr="00000000" w14:paraId="00000130">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0.221</w:t>
            </w:r>
          </w:p>
        </w:tc>
        <w:tc>
          <w:tcPr>
            <w:vAlign w:val="center"/>
          </w:tcPr>
          <w:p w:rsidR="00000000" w:rsidDel="00000000" w:rsidP="00000000" w:rsidRDefault="00000000" w:rsidRPr="00000000" w14:paraId="00000131">
            <w:pPr>
              <w:jc w:val="center"/>
              <w:rPr>
                <w:rFonts w:ascii="Source Sans Pro" w:cs="Source Sans Pro" w:eastAsia="Source Sans Pro" w:hAnsi="Source Sans Pro"/>
                <w:sz w:val="16"/>
                <w:szCs w:val="16"/>
              </w:rPr>
            </w:pPr>
            <w:r w:rsidDel="00000000" w:rsidR="00000000" w:rsidRPr="00000000">
              <w:rPr>
                <w:rFonts w:ascii="Source Sans Pro" w:cs="Source Sans Pro" w:eastAsia="Source Sans Pro" w:hAnsi="Source Sans Pro"/>
                <w:sz w:val="16"/>
                <w:szCs w:val="16"/>
                <w:rtl w:val="0"/>
              </w:rPr>
              <w:t xml:space="preserve">16.697</w:t>
            </w:r>
          </w:p>
        </w:tc>
      </w:tr>
    </w:tbl>
    <w:p w:rsidR="00000000" w:rsidDel="00000000" w:rsidP="00000000" w:rsidRDefault="00000000" w:rsidRPr="00000000" w14:paraId="00000132">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33">
      <w:pPr>
        <w:spacing w:line="480" w:lineRule="auto"/>
        <w:rPr>
          <w:rFonts w:ascii="Source Sans Pro" w:cs="Source Sans Pro" w:eastAsia="Source Sans Pro" w:hAnsi="Source Sans Pro"/>
        </w:rPr>
      </w:pPr>
      <w:sdt>
        <w:sdtPr>
          <w:tag w:val="goog_rdk_99"/>
        </w:sdtPr>
        <w:sdtContent>
          <w:ins w:author="Marcelo Araya" w:id="61" w:date="2024-09-29T18:35:45Z">
            <w:r w:rsidDel="00000000" w:rsidR="00000000" w:rsidRPr="00000000">
              <w:rPr>
                <w:rFonts w:ascii="Source Sans Pro" w:cs="Source Sans Pro" w:eastAsia="Source Sans Pro" w:hAnsi="Source Sans Pro"/>
                <w:rtl w:val="0"/>
              </w:rPr>
              <w:t xml:space="preserve">The </w:t>
            </w:r>
            <w:r w:rsidDel="00000000" w:rsidR="00000000" w:rsidRPr="00000000">
              <w:rPr>
                <w:rFonts w:ascii="Source Sans Pro" w:cs="Source Sans Pro" w:eastAsia="Source Sans Pro" w:hAnsi="Source Sans Pro"/>
                <w:rtl w:val="0"/>
              </w:rPr>
              <w:t xml:space="preserve">tail_to_signal_ratio</w:t>
            </w:r>
            <w:r w:rsidDel="00000000" w:rsidR="00000000" w:rsidRPr="00000000">
              <w:rPr>
                <w:rFonts w:ascii="Source Sans Pro" w:cs="Source Sans Pro" w:eastAsia="Source Sans Pro" w:hAnsi="Source Sans Pro"/>
                <w:rtl w:val="0"/>
              </w:rPr>
              <w:t xml:space="preserve"> and </w:t>
            </w:r>
            <w:r w:rsidDel="00000000" w:rsidR="00000000" w:rsidRPr="00000000">
              <w:rPr>
                <w:rFonts w:ascii="Source Sans Pro" w:cs="Source Sans Pro" w:eastAsia="Source Sans Pro" w:hAnsi="Source Sans Pro"/>
                <w:rtl w:val="0"/>
              </w:rPr>
              <w:t xml:space="preserve">signal_to_noise_ratio</w:t>
            </w:r>
            <w:r w:rsidDel="00000000" w:rsidR="00000000" w:rsidRPr="00000000">
              <w:rPr>
                <w:rFonts w:ascii="Source Sans Pro" w:cs="Source Sans Pro" w:eastAsia="Source Sans Pro" w:hAnsi="Source Sans Pro"/>
                <w:rtl w:val="0"/>
              </w:rPr>
              <w:t xml:space="preserve"> functions allow users to set the duration of the segment adjacent to each test sound in which to measure the tail (right after the sound) or noise (right before the sound), respectively (argument </w:t>
            </w:r>
            <w:r w:rsidDel="00000000" w:rsidR="00000000" w:rsidRPr="00000000">
              <w:rPr>
                <w:rFonts w:ascii="Source Sans Pro" w:cs="Source Sans Pro" w:eastAsia="Source Sans Pro" w:hAnsi="Source Sans Pro"/>
                <w:rtl w:val="0"/>
              </w:rPr>
              <w:t xml:space="preserve">mar</w:t>
            </w:r>
            <w:r w:rsidDel="00000000" w:rsidR="00000000" w:rsidRPr="00000000">
              <w:rPr>
                <w:rFonts w:ascii="Source Sans Pro" w:cs="Source Sans Pro" w:eastAsia="Source Sans Pro" w:hAnsi="Source Sans Pro"/>
                <w:rtl w:val="0"/>
              </w:rPr>
              <w:t xml:space="preserve">). In addition, </w:t>
            </w:r>
            <w:r w:rsidDel="00000000" w:rsidR="00000000" w:rsidRPr="00000000">
              <w:rPr>
                <w:rFonts w:ascii="Source Sans Pro" w:cs="Source Sans Pro" w:eastAsia="Source Sans Pro" w:hAnsi="Source Sans Pro"/>
                <w:rtl w:val="0"/>
              </w:rPr>
              <w:t xml:space="preserve">signal_to_noise_ratio</w:t>
            </w:r>
            <w:r w:rsidDel="00000000" w:rsidR="00000000" w:rsidRPr="00000000">
              <w:rPr>
                <w:rFonts w:ascii="Source Sans Pro" w:cs="Source Sans Pro" w:eastAsia="Source Sans Pro" w:hAnsi="Source Sans Pro"/>
                <w:rtl w:val="0"/>
              </w:rPr>
              <w:t xml:space="preserve"> allows defining a single segment, including it as an additional annotation, to be used as the noise reference for all sounds in a file.</w:t>
            </w:r>
            <w:r w:rsidDel="00000000" w:rsidR="00000000" w:rsidRPr="00000000">
              <w:rPr>
                <w:rFonts w:ascii="Source Sans Pro" w:cs="Source Sans Pro" w:eastAsia="Source Sans Pro" w:hAnsi="Source Sans Pro"/>
                <w:rtl w:val="0"/>
              </w:rPr>
              <w:t xml:space="preserve"> </w:t>
            </w:r>
          </w:ins>
        </w:sdtContent>
      </w:sdt>
      <w:r w:rsidDel="00000000" w:rsidR="00000000" w:rsidRPr="00000000">
        <w:rPr>
          <w:rFonts w:ascii="Source Sans Pro" w:cs="Source Sans Pro" w:eastAsia="Source Sans Pro" w:hAnsi="Source Sans Pro"/>
          <w:rtl w:val="0"/>
        </w:rPr>
        <w:t xml:space="preserve">The output</w:t>
      </w:r>
      <w:sdt>
        <w:sdtPr>
          <w:tag w:val="goog_rdk_100"/>
        </w:sdtPr>
        <w:sdtContent>
          <w:ins w:author="Marcelo Araya" w:id="62" w:date="2024-09-30T00:23:59Z">
            <w:r w:rsidDel="00000000" w:rsidR="00000000" w:rsidRPr="00000000">
              <w:rPr>
                <w:rFonts w:ascii="Source Sans Pro" w:cs="Source Sans Pro" w:eastAsia="Source Sans Pro" w:hAnsi="Source Sans Pro"/>
                <w:rtl w:val="0"/>
              </w:rPr>
              <w:t xml:space="preserve"> of the code above</w:t>
            </w:r>
          </w:ins>
        </w:sdtContent>
      </w:sdt>
      <w:r w:rsidDel="00000000" w:rsidR="00000000" w:rsidRPr="00000000">
        <w:rPr>
          <w:rFonts w:ascii="Source Sans Pro" w:cs="Source Sans Pro" w:eastAsia="Source Sans Pro" w:hAnsi="Source Sans Pro"/>
          <w:rtl w:val="0"/>
        </w:rPr>
        <w:t xml:space="preserve"> includes measures of degradation for each test sound (time and frequency position columns are excluded for simplicity). Measurements that involve a comparison between test and reference sounds do not return a value for the reference sounds (recorded at 1m). All functions compute degradation measures within the frequency range of model sounds provided in the annotations used for creating the master sound file. </w:t>
      </w:r>
      <w:sdt>
        <w:sdtPr>
          <w:tag w:val="goog_rdk_101"/>
        </w:sdtPr>
        <w:sdtContent>
          <w:ins w:author="Marcelo Araya" w:id="63" w:date="2024-09-29T03:10:28Z">
            <w:r w:rsidDel="00000000" w:rsidR="00000000" w:rsidRPr="00000000">
              <w:rPr>
                <w:rFonts w:ascii="Source Sans Pro" w:cs="Source Sans Pro" w:eastAsia="Source Sans Pro" w:hAnsi="Source Sans Pro"/>
                <w:rtl w:val="0"/>
              </w:rPr>
              <w:t xml:space="preserve">Absolute amplitude envelopes are used to represent energy distribution in time. All measures might vary when modifying the parameters </w:t>
            </w:r>
            <w:r w:rsidDel="00000000" w:rsidR="00000000" w:rsidRPr="00000000">
              <w:rPr>
                <w:rFonts w:ascii="Source Sans Pro" w:cs="Source Sans Pro" w:eastAsia="Source Sans Pro" w:hAnsi="Source Sans Pro"/>
                <w:rtl w:val="0"/>
              </w:rPr>
              <w:t xml:space="preserve">controlling the computation of the acoustic domain (i.e. time, frequency) used to represent the structure of the sounds, </w:t>
            </w:r>
            <w:r w:rsidDel="00000000" w:rsidR="00000000" w:rsidRPr="00000000">
              <w:rPr>
                <w:rFonts w:ascii="Source Sans Pro" w:cs="Source Sans Pro" w:eastAsia="Source Sans Pro" w:hAnsi="Source Sans Pro"/>
                <w:rtl w:val="0"/>
              </w:rPr>
              <w:t xml:space="preserve">such as hop size (power spectrum and spectrograms) or envelope smoothing (amplitude envelopes). Hence </w:t>
            </w:r>
            <w:r w:rsidDel="00000000" w:rsidR="00000000" w:rsidRPr="00000000">
              <w:rPr>
                <w:rFonts w:ascii="Source Sans Pro" w:cs="Source Sans Pro" w:eastAsia="Source Sans Pro" w:hAnsi="Source Sans Pro"/>
                <w:rtl w:val="0"/>
              </w:rPr>
              <w:t xml:space="preserve">these</w:t>
            </w:r>
            <w:r w:rsidDel="00000000" w:rsidR="00000000" w:rsidRPr="00000000">
              <w:rPr>
                <w:rFonts w:ascii="Source Sans Pro" w:cs="Source Sans Pro" w:eastAsia="Source Sans Pro" w:hAnsi="Source Sans Pro"/>
                <w:rtl w:val="0"/>
              </w:rPr>
              <w:t xml:space="preserve"> values should be kept constant across analyses to ensure comparability. They can be set globally (i.e. they will be used by all baRulho functions) with the function </w:t>
            </w:r>
            <w:r w:rsidDel="00000000" w:rsidR="00000000" w:rsidRPr="00000000">
              <w:rPr>
                <w:rFonts w:ascii="Source Sans Pro" w:cs="Source Sans Pro" w:eastAsia="Source Sans Pro" w:hAnsi="Source Sans Pro"/>
                <w:rtl w:val="0"/>
              </w:rPr>
              <w:t xml:space="preserve">options</w:t>
            </w:r>
            <w:r w:rsidDel="00000000" w:rsidR="00000000" w:rsidRPr="00000000">
              <w:rPr>
                <w:rFonts w:ascii="Source Sans Pro" w:cs="Source Sans Pro" w:eastAsia="Source Sans Pro" w:hAnsi="Source Sans Pro"/>
                <w:rtl w:val="0"/>
              </w:rPr>
              <w:t xml:space="preserve">. </w:t>
            </w:r>
          </w:ins>
        </w:sdtContent>
      </w:sdt>
      <w:r w:rsidDel="00000000" w:rsidR="00000000" w:rsidRPr="00000000">
        <w:rPr>
          <w:rFonts w:ascii="Source Sans Pro" w:cs="Source Sans Pro" w:eastAsia="Source Sans Pro" w:hAnsi="Source Sans Pro"/>
          <w:rtl w:val="0"/>
        </w:rPr>
        <w:t xml:space="preserve">To analyze propagation patterns, we constructed a measure of “overall degradation” based on all eight degradation measures (Table 1), computed as the first component of a Principal Component Analysis on zero-mean, unit variance degradation measures.</w:t>
      </w:r>
    </w:p>
    <w:p w:rsidR="00000000" w:rsidDel="00000000" w:rsidP="00000000" w:rsidRDefault="00000000" w:rsidRPr="00000000" w14:paraId="00000134">
      <w:pPr>
        <w:spacing w:line="48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35">
      <w:pPr>
        <w:spacing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Sound degradation at increasing distances can be visually inspected with the function </w:t>
      </w:r>
      <w:r w:rsidDel="00000000" w:rsidR="00000000" w:rsidRPr="00000000">
        <w:rPr>
          <w:rFonts w:ascii="Source Sans Pro" w:cs="Source Sans Pro" w:eastAsia="Source Sans Pro" w:hAnsi="Source Sans Pro"/>
          <w:i w:val="1"/>
          <w:rtl w:val="0"/>
        </w:rPr>
        <w:t xml:space="preserve">plot_degradation. </w:t>
      </w:r>
      <w:r w:rsidDel="00000000" w:rsidR="00000000" w:rsidRPr="00000000">
        <w:rPr>
          <w:rFonts w:ascii="Source Sans Pro" w:cs="Source Sans Pro" w:eastAsia="Source Sans Pro" w:hAnsi="Source Sans Pro"/>
          <w:rtl w:val="0"/>
        </w:rPr>
        <w:t xml:space="preserve">This function produces JPEG files with a mosaic of visual representations of sounds (Fourier spectrograms, power spectrum, and amplitude envelopes) for each test sound and corresponding reference sound (Fig. 2): </w:t>
      </w:r>
    </w:p>
    <w:p w:rsidR="00000000" w:rsidDel="00000000" w:rsidP="00000000" w:rsidRDefault="00000000" w:rsidRPr="00000000" w14:paraId="00000136">
      <w:pPr>
        <w:rPr>
          <w:rFonts w:ascii="Source Sans Pro" w:cs="Source Sans Pro" w:eastAsia="Source Sans Pro" w:hAnsi="Source Sans Pro"/>
        </w:rPr>
      </w:pPr>
      <w:r w:rsidDel="00000000" w:rsidR="00000000" w:rsidRPr="00000000">
        <w:rPr>
          <w:rtl w:val="0"/>
        </w:rPr>
      </w:r>
    </w:p>
    <w:tbl>
      <w:tblPr>
        <w:tblStyle w:val="Table12"/>
        <w:tblW w:w="9480.0" w:type="dxa"/>
        <w:jc w:val="left"/>
        <w:tblLayout w:type="fixed"/>
        <w:tblLook w:val="0400"/>
      </w:tblPr>
      <w:tblGrid>
        <w:gridCol w:w="9480"/>
        <w:tblGridChange w:id="0">
          <w:tblGrid>
            <w:gridCol w:w="9480"/>
          </w:tblGrid>
        </w:tblGridChange>
      </w:tblGrid>
      <w:tr>
        <w:trPr>
          <w:cantSplit w:val="0"/>
          <w:tblHeader w:val="0"/>
        </w:trPr>
        <w:tc>
          <w:tcPr>
            <w:shd w:fill="474949" w:val="clear"/>
            <w:tcMar>
              <w:top w:w="100.0" w:type="dxa"/>
              <w:left w:w="100.0" w:type="dxa"/>
              <w:bottom w:w="100.0" w:type="dxa"/>
              <w:right w:w="100.0" w:type="dxa"/>
            </w:tcMar>
          </w:tcPr>
          <w:p w:rsidR="00000000" w:rsidDel="00000000" w:rsidP="00000000" w:rsidRDefault="00000000" w:rsidRPr="00000000" w14:paraId="00000137">
            <w:pPr>
              <w:widowControl w:val="0"/>
              <w:rPr>
                <w:rFonts w:ascii="Source Sans Pro" w:cs="Source Sans Pro" w:eastAsia="Source Sans Pro" w:hAnsi="Source Sans Pro"/>
                <w:color w:val="d1d9e1"/>
                <w:shd w:fill="474949" w:val="clear"/>
              </w:rPr>
            </w:pPr>
            <w:r w:rsidDel="00000000" w:rsidR="00000000" w:rsidRPr="00000000">
              <w:rPr>
                <w:rFonts w:ascii="Source Sans Pro" w:cs="Source Sans Pro" w:eastAsia="Source Sans Pro" w:hAnsi="Source Sans Pro"/>
                <w:i w:val="1"/>
                <w:color w:val="969896"/>
                <w:shd w:fill="474949" w:val="clear"/>
                <w:rtl w:val="0"/>
              </w:rPr>
              <w:t xml:space="preserve"># get directory to save images</w:t>
            </w:r>
            <w:r w:rsidDel="00000000" w:rsidR="00000000" w:rsidRPr="00000000">
              <w:rPr>
                <w:rtl w:val="0"/>
              </w:rPr>
            </w:r>
          </w:p>
          <w:p w:rsidR="00000000" w:rsidDel="00000000" w:rsidP="00000000" w:rsidRDefault="00000000" w:rsidRPr="00000000" w14:paraId="00000138">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color w:val="d1d9e1"/>
                <w:shd w:fill="474949" w:val="clear"/>
                <w:rtl w:val="0"/>
              </w:rPr>
              <w:t xml:space="preserve">options(dest.path = </w:t>
            </w:r>
            <w:r w:rsidDel="00000000" w:rsidR="00000000" w:rsidRPr="00000000">
              <w:rPr>
                <w:rFonts w:ascii="Source Sans Pro" w:cs="Source Sans Pro" w:eastAsia="Source Sans Pro" w:hAnsi="Source Sans Pro"/>
                <w:color w:val="8abeb7"/>
                <w:shd w:fill="474949" w:val="clear"/>
                <w:rtl w:val="0"/>
              </w:rPr>
              <w:t xml:space="preserve">"DIRECTORY_TO_SAVE_IMAGE_FILES"</w:t>
            </w:r>
            <w:r w:rsidDel="00000000" w:rsidR="00000000" w:rsidRPr="00000000">
              <w:rPr>
                <w:rFonts w:ascii="Source Sans Pro" w:cs="Source Sans Pro" w:eastAsia="Source Sans Pro" w:hAnsi="Source Sans Pro"/>
                <w:color w:val="d1d9e1"/>
                <w:shd w:fill="474949" w:val="clear"/>
                <w:rtl w:val="0"/>
              </w:rPr>
              <w:t xml:space="preserve">)</w:t>
              <w:br w:type="textWrapping"/>
              <w:t xml:space="preserve">plot_degradation(X = test_data)</w:t>
              <w:br w:type="textWrapping"/>
            </w:r>
            <w:r w:rsidDel="00000000" w:rsidR="00000000" w:rsidRPr="00000000">
              <w:rPr>
                <w:rtl w:val="0"/>
              </w:rPr>
            </w:r>
          </w:p>
        </w:tc>
      </w:tr>
    </w:tbl>
    <w:p w:rsidR="00000000" w:rsidDel="00000000" w:rsidP="00000000" w:rsidRDefault="00000000" w:rsidRPr="00000000" w14:paraId="00000139">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3A">
      <w:pP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964174" cy="4775302"/>
            <wp:effectExtent b="0" l="0" r="0" t="0"/>
            <wp:docPr id="13"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64174" cy="4775302"/>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480" w:lineRule="auto"/>
        <w:rPr>
          <w:rFonts w:ascii="Source Sans Pro" w:cs="Source Sans Pro" w:eastAsia="Source Sans Pro" w:hAnsi="Source Sans Pro"/>
          <w:i w:val="1"/>
        </w:rPr>
      </w:pPr>
      <w:r w:rsidDel="00000000" w:rsidR="00000000" w:rsidRPr="00000000">
        <w:rPr>
          <w:rFonts w:ascii="Source Sans Pro" w:cs="Source Sans Pro" w:eastAsia="Source Sans Pro" w:hAnsi="Source Sans Pro"/>
          <w:i w:val="1"/>
          <w:rtl w:val="0"/>
        </w:rPr>
        <w:t xml:space="preserve">Figure 2. Output from function plot_degradation that shows the Fourier spectrogram</w:t>
      </w:r>
      <w:sdt>
        <w:sdtPr>
          <w:tag w:val="goog_rdk_102"/>
        </w:sdtPr>
        <w:sdtContent>
          <w:ins w:author="Marcelo Araya" w:id="64" w:date="2024-09-29T18:24:18Z">
            <w:r w:rsidDel="00000000" w:rsidR="00000000" w:rsidRPr="00000000">
              <w:rPr>
                <w:rFonts w:ascii="Source Sans Pro" w:cs="Source Sans Pro" w:eastAsia="Source Sans Pro" w:hAnsi="Source Sans Pro"/>
                <w:i w:val="1"/>
                <w:rtl w:val="0"/>
              </w:rPr>
              <w:t xml:space="preserve"> (hop size = 11.6 ms, 95% overlap)</w:t>
            </w:r>
          </w:ins>
        </w:sdtContent>
      </w:sdt>
      <w:r w:rsidDel="00000000" w:rsidR="00000000" w:rsidRPr="00000000">
        <w:rPr>
          <w:rFonts w:ascii="Source Sans Pro" w:cs="Source Sans Pro" w:eastAsia="Source Sans Pro" w:hAnsi="Source Sans Pro"/>
          <w:i w:val="1"/>
          <w:rtl w:val="0"/>
        </w:rPr>
        <w:t xml:space="preserve">, amplitude envelope, and power spectrum for test sounds (distances 10, 30, 65 and 100 m) and their corresponding reference sound (1 m). The first and second row contain a 0.2 s long, 8.5 kHz, frequency and amplitude modulated sound recorded in open and closed understory, respectively. The third and fourth row contain a 0.2 s long, 3 kHz, frequency and amplitude modulated sound recorded in open and closed understory.</w:t>
      </w:r>
      <w:sdt>
        <w:sdtPr>
          <w:tag w:val="goog_rdk_103"/>
        </w:sdtPr>
        <w:sdtContent>
          <w:ins w:author="Marcelo Araya" w:id="65" w:date="2024-09-29T18:24:10Z">
            <w:r w:rsidDel="00000000" w:rsidR="00000000" w:rsidRPr="00000000">
              <w:rPr>
                <w:rFonts w:ascii="Source Sans Pro" w:cs="Source Sans Pro" w:eastAsia="Source Sans Pro" w:hAnsi="Source Sans Pro"/>
                <w:i w:val="1"/>
                <w:rtl w:val="0"/>
              </w:rPr>
              <w:t xml:space="preserve"> </w:t>
            </w:r>
          </w:ins>
        </w:sdtContent>
      </w:sdt>
      <w:r w:rsidDel="00000000" w:rsidR="00000000" w:rsidRPr="00000000">
        <w:rPr>
          <w:rtl w:val="0"/>
        </w:rPr>
      </w:r>
    </w:p>
    <w:p w:rsidR="00000000" w:rsidDel="00000000" w:rsidP="00000000" w:rsidRDefault="00000000" w:rsidRPr="00000000" w14:paraId="0000013C">
      <w:pPr>
        <w:spacing w:line="48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3D">
      <w:pPr>
        <w:spacing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function</w:t>
      </w:r>
      <w:r w:rsidDel="00000000" w:rsidR="00000000" w:rsidRPr="00000000">
        <w:rPr>
          <w:rFonts w:ascii="Source Sans Pro" w:cs="Source Sans Pro" w:eastAsia="Source Sans Pro" w:hAnsi="Source Sans Pro"/>
          <w:i w:val="1"/>
          <w:rtl w:val="0"/>
        </w:rPr>
        <w:t xml:space="preserve"> plot_blur_ratio</w:t>
      </w:r>
      <w:r w:rsidDel="00000000" w:rsidR="00000000" w:rsidRPr="00000000">
        <w:rPr>
          <w:rFonts w:ascii="Source Sans Pro" w:cs="Source Sans Pro" w:eastAsia="Source Sans Pro" w:hAnsi="Source Sans Pro"/>
          <w:rtl w:val="0"/>
        </w:rPr>
        <w:t xml:space="preserve"> can also be used to visually inspect degradation, which creates JPEG image files with spectrograms of the reference and test sounds (one image for each test sound) and the overlaid power distribution (either amplitude envelopes or power spectrum, see argument 'type') as probability mass functions (Fig. 3). The output graphs highlight the mismatch between the two compared distributions (reference and test), which represents the computed blur ratio returned by either </w:t>
      </w:r>
      <w:r w:rsidDel="00000000" w:rsidR="00000000" w:rsidRPr="00000000">
        <w:rPr>
          <w:rFonts w:ascii="Source Sans Pro" w:cs="Source Sans Pro" w:eastAsia="Source Sans Pro" w:hAnsi="Source Sans Pro"/>
          <w:i w:val="1"/>
          <w:rtl w:val="0"/>
        </w:rPr>
        <w:t xml:space="preserve">blur_ratio</w:t>
      </w:r>
      <w:r w:rsidDel="00000000" w:rsidR="00000000" w:rsidRPr="00000000">
        <w:rPr>
          <w:rFonts w:ascii="Source Sans Pro" w:cs="Source Sans Pro" w:eastAsia="Source Sans Pro" w:hAnsi="Source Sans Pro"/>
          <w:rtl w:val="0"/>
        </w:rPr>
        <w:t xml:space="preserve"> or </w:t>
      </w:r>
      <w:r w:rsidDel="00000000" w:rsidR="00000000" w:rsidRPr="00000000">
        <w:rPr>
          <w:rFonts w:ascii="Source Sans Pro" w:cs="Source Sans Pro" w:eastAsia="Source Sans Pro" w:hAnsi="Source Sans Pro"/>
          <w:i w:val="1"/>
          <w:rtl w:val="0"/>
        </w:rPr>
        <w:t xml:space="preserve">spectrum_blur_ratio</w:t>
      </w:r>
      <w:r w:rsidDel="00000000" w:rsidR="00000000" w:rsidRPr="00000000">
        <w:rPr>
          <w:rFonts w:ascii="Source Sans Pro" w:cs="Source Sans Pro" w:eastAsia="Source Sans Pro" w:hAnsi="Source Sans Pro"/>
          <w:rtl w:val="0"/>
        </w:rPr>
        <w:t xml:space="preserve">.</w:t>
      </w:r>
    </w:p>
    <w:p w:rsidR="00000000" w:rsidDel="00000000" w:rsidP="00000000" w:rsidRDefault="00000000" w:rsidRPr="00000000" w14:paraId="0000013E">
      <w:pPr>
        <w:rPr>
          <w:rFonts w:ascii="Source Sans Pro" w:cs="Source Sans Pro" w:eastAsia="Source Sans Pro" w:hAnsi="Source Sans Pro"/>
        </w:rPr>
      </w:pPr>
      <w:r w:rsidDel="00000000" w:rsidR="00000000" w:rsidRPr="00000000">
        <w:rPr>
          <w:rtl w:val="0"/>
        </w:rPr>
      </w:r>
    </w:p>
    <w:tbl>
      <w:tblPr>
        <w:tblStyle w:val="Table13"/>
        <w:tblW w:w="9435.0" w:type="dxa"/>
        <w:jc w:val="left"/>
        <w:tblLayout w:type="fixed"/>
        <w:tblLook w:val="0400"/>
      </w:tblPr>
      <w:tblGrid>
        <w:gridCol w:w="9435"/>
        <w:tblGridChange w:id="0">
          <w:tblGrid>
            <w:gridCol w:w="9435"/>
          </w:tblGrid>
        </w:tblGridChange>
      </w:tblGrid>
      <w:tr>
        <w:trPr>
          <w:cantSplit w:val="0"/>
          <w:tblHeader w:val="0"/>
        </w:trPr>
        <w:tc>
          <w:tcPr>
            <w:shd w:fill="474949" w:val="clear"/>
            <w:tcMar>
              <w:top w:w="100.0" w:type="dxa"/>
              <w:left w:w="100.0" w:type="dxa"/>
              <w:bottom w:w="100.0" w:type="dxa"/>
              <w:right w:w="100.0" w:type="dxa"/>
            </w:tcMar>
          </w:tcPr>
          <w:p w:rsidR="00000000" w:rsidDel="00000000" w:rsidP="00000000" w:rsidRDefault="00000000" w:rsidRPr="00000000" w14:paraId="0000013F">
            <w:pPr>
              <w:widowControl w:val="0"/>
              <w:rPr>
                <w:rFonts w:ascii="Source Sans Pro" w:cs="Source Sans Pro" w:eastAsia="Source Sans Pro" w:hAnsi="Source Sans Pro"/>
                <w:color w:val="d1d9e1"/>
                <w:shd w:fill="474949" w:val="clear"/>
              </w:rPr>
            </w:pPr>
            <w:r w:rsidDel="00000000" w:rsidR="00000000" w:rsidRPr="00000000">
              <w:rPr>
                <w:rtl w:val="0"/>
              </w:rPr>
            </w:r>
          </w:p>
          <w:p w:rsidR="00000000" w:rsidDel="00000000" w:rsidP="00000000" w:rsidRDefault="00000000" w:rsidRPr="00000000" w14:paraId="00000140">
            <w:pPr>
              <w:widowControl w:val="0"/>
              <w:rPr>
                <w:rFonts w:ascii="Source Sans Pro" w:cs="Source Sans Pro" w:eastAsia="Source Sans Pro" w:hAnsi="Source Sans Pro"/>
                <w:color w:val="d1d9e1"/>
                <w:shd w:fill="474949" w:val="clear"/>
              </w:rPr>
            </w:pPr>
            <w:r w:rsidDel="00000000" w:rsidR="00000000" w:rsidRPr="00000000">
              <w:rPr>
                <w:rFonts w:ascii="Source Sans Pro" w:cs="Source Sans Pro" w:eastAsia="Source Sans Pro" w:hAnsi="Source Sans Pro"/>
                <w:color w:val="d1d9e1"/>
                <w:shd w:fill="474949" w:val="clear"/>
                <w:rtl w:val="0"/>
              </w:rPr>
              <w:t xml:space="preserve">plot_blur_ratio(X = test_data)</w:t>
            </w:r>
          </w:p>
          <w:p w:rsidR="00000000" w:rsidDel="00000000" w:rsidP="00000000" w:rsidRDefault="00000000" w:rsidRPr="00000000" w14:paraId="00000141">
            <w:pPr>
              <w:widowControl w:val="0"/>
              <w:rPr>
                <w:rFonts w:ascii="Source Sans Pro" w:cs="Source Sans Pro" w:eastAsia="Source Sans Pro" w:hAnsi="Source Sans Pro"/>
                <w:color w:val="d1d9e1"/>
                <w:shd w:fill="474949" w:val="clear"/>
              </w:rPr>
            </w:pPr>
            <w:r w:rsidDel="00000000" w:rsidR="00000000" w:rsidRPr="00000000">
              <w:rPr>
                <w:rtl w:val="0"/>
              </w:rPr>
            </w:r>
          </w:p>
        </w:tc>
      </w:tr>
    </w:tbl>
    <w:p w:rsidR="00000000" w:rsidDel="00000000" w:rsidP="00000000" w:rsidRDefault="00000000" w:rsidRPr="00000000" w14:paraId="00000142">
      <w:pPr>
        <w:rPr>
          <w:rFonts w:ascii="Source Sans Pro" w:cs="Source Sans Pro" w:eastAsia="Source Sans Pro" w:hAnsi="Source Sans Pro"/>
          <w:i w:val="1"/>
        </w:rPr>
      </w:pPr>
      <w:r w:rsidDel="00000000" w:rsidR="00000000" w:rsidRPr="00000000">
        <w:rPr>
          <w:rFonts w:ascii="Source Sans Pro" w:cs="Source Sans Pro" w:eastAsia="Source Sans Pro" w:hAnsi="Source Sans Pro"/>
          <w:rtl w:val="0"/>
        </w:rPr>
        <w:tab/>
      </w:r>
      <w:r w:rsidDel="00000000" w:rsidR="00000000" w:rsidRPr="00000000">
        <w:rPr>
          <w:rtl w:val="0"/>
        </w:rPr>
      </w:r>
    </w:p>
    <w:p w:rsidR="00000000" w:rsidDel="00000000" w:rsidP="00000000" w:rsidRDefault="00000000" w:rsidRPr="00000000" w14:paraId="00000143">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44">
      <w:pPr>
        <w:spacing w:line="480" w:lineRule="auto"/>
        <w:rPr>
          <w:rFonts w:ascii="Source Sans Pro" w:cs="Source Sans Pro" w:eastAsia="Source Sans Pro" w:hAnsi="Source Sans Pro"/>
          <w:i w:val="1"/>
        </w:rPr>
      </w:pPr>
      <w:r w:rsidDel="00000000" w:rsidR="00000000" w:rsidRPr="00000000">
        <w:rPr>
          <w:rtl w:val="0"/>
        </w:rPr>
      </w:r>
    </w:p>
    <w:p w:rsidR="00000000" w:rsidDel="00000000" w:rsidP="00000000" w:rsidRDefault="00000000" w:rsidRPr="00000000" w14:paraId="00000145">
      <w:pPr>
        <w:spacing w:line="480" w:lineRule="auto"/>
        <w:rPr>
          <w:rFonts w:ascii="Source Sans Pro" w:cs="Source Sans Pro" w:eastAsia="Source Sans Pro" w:hAnsi="Source Sans Pro"/>
          <w:i w:val="1"/>
        </w:rPr>
      </w:pPr>
      <w:r w:rsidDel="00000000" w:rsidR="00000000" w:rsidRPr="00000000">
        <w:rPr>
          <w:rFonts w:ascii="Source Sans Pro" w:cs="Source Sans Pro" w:eastAsia="Source Sans Pro" w:hAnsi="Source Sans Pro"/>
          <w:i w:val="1"/>
        </w:rPr>
        <w:drawing>
          <wp:inline distB="114300" distT="114300" distL="114300" distR="114300">
            <wp:extent cx="5731200" cy="3822700"/>
            <wp:effectExtent b="0" l="0" r="0" t="0"/>
            <wp:docPr id="12"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i w:val="1"/>
          <w:rtl w:val="0"/>
        </w:rPr>
        <w:t xml:space="preserve">Figure 3. Output from plot_blur_ratio that shows spectrograms of the reference and test sound, the overlaid amplitude envelopes, and the mismatch between the two (yellowish area between the reference [purple line] and test sound [green line]).</w:t>
      </w:r>
      <w:r w:rsidDel="00000000" w:rsidR="00000000" w:rsidRPr="00000000">
        <w:rPr>
          <w:rtl w:val="0"/>
        </w:rPr>
      </w:r>
    </w:p>
    <w:p w:rsidR="00000000" w:rsidDel="00000000" w:rsidP="00000000" w:rsidRDefault="00000000" w:rsidRPr="00000000" w14:paraId="00000147">
      <w:pPr>
        <w:spacing w:line="48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48">
      <w:pPr>
        <w:spacing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Users can explore the variation in background noise across re-recorded files with the function </w:t>
      </w:r>
      <w:r w:rsidDel="00000000" w:rsidR="00000000" w:rsidRPr="00000000">
        <w:rPr>
          <w:rFonts w:ascii="Source Sans Pro" w:cs="Source Sans Pro" w:eastAsia="Source Sans Pro" w:hAnsi="Source Sans Pro"/>
          <w:i w:val="1"/>
          <w:rtl w:val="0"/>
        </w:rPr>
        <w:t xml:space="preserve">noise_profile, </w:t>
      </w:r>
      <w:r w:rsidDel="00000000" w:rsidR="00000000" w:rsidRPr="00000000">
        <w:rPr>
          <w:rFonts w:ascii="Source Sans Pro" w:cs="Source Sans Pro" w:eastAsia="Source Sans Pro" w:hAnsi="Source Sans Pro"/>
          <w:rtl w:val="0"/>
        </w:rPr>
        <w:t xml:space="preserve">which estimates full spectrum sound pressure levels (i.e. noise profiles) of the ambient noise for annotations or entire sound files.</w:t>
      </w:r>
    </w:p>
    <w:p w:rsidR="00000000" w:rsidDel="00000000" w:rsidP="00000000" w:rsidRDefault="00000000" w:rsidRPr="00000000" w14:paraId="00000149">
      <w:pPr>
        <w:spacing w:line="48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4A">
      <w:pPr>
        <w:spacing w:line="480" w:lineRule="auto"/>
        <w:rPr>
          <w:rFonts w:ascii="Source Sans Pro" w:cs="Source Sans Pro" w:eastAsia="Source Sans Pro" w:hAnsi="Source Sans Pro"/>
          <w:i w:val="1"/>
        </w:rPr>
      </w:pPr>
      <w:r w:rsidDel="00000000" w:rsidR="00000000" w:rsidRPr="00000000">
        <w:rPr>
          <w:rFonts w:ascii="Source Sans Pro" w:cs="Source Sans Pro" w:eastAsia="Source Sans Pro" w:hAnsi="Source Sans Pro"/>
          <w:rtl w:val="0"/>
        </w:rPr>
        <w:t xml:space="preserve">2.2 </w:t>
      </w:r>
      <w:r w:rsidDel="00000000" w:rsidR="00000000" w:rsidRPr="00000000">
        <w:rPr>
          <w:rFonts w:ascii="Source Sans Pro" w:cs="Source Sans Pro" w:eastAsia="Source Sans Pro" w:hAnsi="Source Sans Pro"/>
          <w:i w:val="1"/>
          <w:rtl w:val="0"/>
        </w:rPr>
        <w:t xml:space="preserve">Statistical Analysis </w:t>
      </w:r>
    </w:p>
    <w:p w:rsidR="00000000" w:rsidDel="00000000" w:rsidP="00000000" w:rsidRDefault="00000000" w:rsidRPr="00000000" w14:paraId="0000014B">
      <w:pPr>
        <w:spacing w:line="480" w:lineRule="auto"/>
        <w:rPr>
          <w:rFonts w:ascii="Source Sans Pro" w:cs="Source Sans Pro" w:eastAsia="Source Sans Pro" w:hAnsi="Source Sans Pro"/>
          <w:i w:val="1"/>
        </w:rPr>
      </w:pPr>
      <w:r w:rsidDel="00000000" w:rsidR="00000000" w:rsidRPr="00000000">
        <w:rPr>
          <w:rtl w:val="0"/>
        </w:rPr>
      </w:r>
    </w:p>
    <w:p w:rsidR="00000000" w:rsidDel="00000000" w:rsidP="00000000" w:rsidRDefault="00000000" w:rsidRPr="00000000" w14:paraId="0000014C">
      <w:pPr>
        <w:spacing w:line="480" w:lineRule="auto"/>
        <w:rPr>
          <w:rFonts w:ascii="Source Sans Pro" w:cs="Source Sans Pro" w:eastAsia="Source Sans Pro" w:hAnsi="Source Sans Pro"/>
          <w:i w:val="1"/>
        </w:rPr>
      </w:pPr>
      <w:r w:rsidDel="00000000" w:rsidR="00000000" w:rsidRPr="00000000">
        <w:rPr>
          <w:rFonts w:ascii="Source Sans Pro" w:cs="Source Sans Pro" w:eastAsia="Source Sans Pro" w:hAnsi="Source Sans Pro"/>
          <w:i w:val="1"/>
          <w:rtl w:val="0"/>
        </w:rPr>
        <w:t xml:space="preserve">Patterns of signal degradation</w:t>
      </w:r>
    </w:p>
    <w:p w:rsidR="00000000" w:rsidDel="00000000" w:rsidP="00000000" w:rsidRDefault="00000000" w:rsidRPr="00000000" w14:paraId="0000014D">
      <w:pPr>
        <w:spacing w:line="480" w:lineRule="auto"/>
        <w:rPr>
          <w:rFonts w:ascii="Source Sans Pro" w:cs="Source Sans Pro" w:eastAsia="Source Sans Pro" w:hAnsi="Source Sans Pro"/>
          <w:i w:val="1"/>
        </w:rPr>
      </w:pPr>
      <w:r w:rsidDel="00000000" w:rsidR="00000000" w:rsidRPr="00000000">
        <w:rPr>
          <w:rtl w:val="0"/>
        </w:rPr>
      </w:r>
    </w:p>
    <w:p w:rsidR="00000000" w:rsidDel="00000000" w:rsidP="00000000" w:rsidRDefault="00000000" w:rsidRPr="00000000" w14:paraId="0000014E">
      <w:pPr>
        <w:spacing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We used Bayesian regression models to evaluate the effect of sound structural features (frequency, frequency modulation, amplitude modulation, and duration) and habitat structure on four degradation measures: blur ratio, excess attenuation, tail-to-signal ratio, and overall degradation (PC1). Models included interaction terms between habitat structure and each of the sound structural features. Distance was modeled as a monotonic effect in which distance levels are not assumed to be equidistant with respect to their effect on the response variable, rather are estimated from the data (Bürkner &amp; Charpentier 2020). Frequency was mean-centered and scaled by dividing it by two standard deviations to allow direct comparisons between effect sizes from categorical predictors (Schielzeth 2010; Gelman 2008). Single response regressions were run for each of the degradation measures. Regressions were run in Stan (Stan Development Team 2021) through the R package brms (Bürkner 2017). Response variables were modeled with a normal distribution. Transect pair and sound replicates were included as varying intercept effects to account for the paired nature of transects and the non-independence of observations, respectively. We evaluated the predictive performance of all models, measured by the LOO Information Criterion (LOOIC</w:t>
      </w:r>
      <w:sdt>
        <w:sdtPr>
          <w:tag w:val="goog_rdk_104"/>
        </w:sdtPr>
        <w:sdtContent>
          <w:ins w:author="Marcelo Araya" w:id="66" w:date="2024-10-08T18:02:46Z">
            <w:r w:rsidDel="00000000" w:rsidR="00000000" w:rsidRPr="00000000">
              <w:rPr>
                <w:rFonts w:ascii="Source Sans Pro" w:cs="Source Sans Pro" w:eastAsia="Source Sans Pro" w:hAnsi="Source Sans Pro"/>
                <w:rtl w:val="0"/>
              </w:rPr>
              <w:t xml:space="preserve">; Vehtari et al. 2017</w:t>
            </w:r>
          </w:ins>
        </w:sdtContent>
      </w:sdt>
      <w:r w:rsidDel="00000000" w:rsidR="00000000" w:rsidRPr="00000000">
        <w:rPr>
          <w:rFonts w:ascii="Source Sans Pro" w:cs="Source Sans Pro" w:eastAsia="Source Sans Pro" w:hAnsi="Source Sans Pro"/>
          <w:rtl w:val="0"/>
        </w:rPr>
        <w:t xml:space="preserve">), by comparing each model against its correspondent null model (i.e., a model with no predictors). Models were compared using the expected log predictive density (ELPD). Only models that outperformed their null model were further considered for statistical inference. Effect sizes are presented as median posterior estimates and 95% credibility intervals as the highest posterior density interval. Minimally informative priors were used for population-level effects (normal distribution; mean = 0; SD = 2) and their standard deviation (Cauchy distribution; median = 0; scale = 4). Predictors in which credible intervals did not include zero were regarded as having an effect on the response variables. Models were run on four chains for 5000 iterations, following a warm-up of 5000 iterations. The effective sample size was kept above 1500 for all parameters. Performance was checked visually by plotting the trace and distribution of posterior estimates for all chains. We also plotted the autocorrelation of successive sampled values to evaluate the independence of posterior samples, ensured that the potential scale reduction factor for model convergence was kept below 1.01 for all parameter estimates and generated plots from posterior predictive samples to assess the adequacy of the models in describing the observed data (Supplemental Materials). </w:t>
      </w:r>
    </w:p>
    <w:p w:rsidR="00000000" w:rsidDel="00000000" w:rsidP="00000000" w:rsidRDefault="00000000" w:rsidRPr="00000000" w14:paraId="0000014F">
      <w:pPr>
        <w:spacing w:line="48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50">
      <w:pPr>
        <w:spacing w:line="480" w:lineRule="auto"/>
        <w:rPr>
          <w:rFonts w:ascii="Source Sans Pro" w:cs="Source Sans Pro" w:eastAsia="Source Sans Pro" w:hAnsi="Source Sans Pro"/>
          <w:i w:val="1"/>
        </w:rPr>
      </w:pPr>
      <w:r w:rsidDel="00000000" w:rsidR="00000000" w:rsidRPr="00000000">
        <w:rPr>
          <w:rFonts w:ascii="Source Sans Pro" w:cs="Source Sans Pro" w:eastAsia="Source Sans Pro" w:hAnsi="Source Sans Pro"/>
          <w:i w:val="1"/>
          <w:rtl w:val="0"/>
        </w:rPr>
        <w:t xml:space="preserve">2.3 Comparing baRulho and Sigpro </w:t>
      </w:r>
    </w:p>
    <w:p w:rsidR="00000000" w:rsidDel="00000000" w:rsidP="00000000" w:rsidRDefault="00000000" w:rsidRPr="00000000" w14:paraId="00000151">
      <w:pPr>
        <w:spacing w:line="48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52">
      <w:pPr>
        <w:spacing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Sigpro (Pedersen 1998) is, to our knowledge, the only software package specifically dedicated to quantifying animal sound degradation (Holland et al. 1998; Balsby et al. 2003; Lampe et al. 2007; Darden et al. 2008; Barker et al. 2009; Graham et al. 2017; Vargas-Castro et al. 2017; </w:t>
      </w:r>
      <w:r w:rsidDel="00000000" w:rsidR="00000000" w:rsidRPr="00000000">
        <w:rPr>
          <w:rFonts w:ascii="Source Sans Pro" w:cs="Source Sans Pro" w:eastAsia="Source Sans Pro" w:hAnsi="Source Sans Pro"/>
          <w:highlight w:val="white"/>
          <w:rtl w:val="0"/>
        </w:rPr>
        <w:t xml:space="preserve">Wheeldon et al. 2022</w:t>
      </w:r>
      <w:r w:rsidDel="00000000" w:rsidR="00000000" w:rsidRPr="00000000">
        <w:rPr>
          <w:rFonts w:ascii="Source Sans Pro" w:cs="Source Sans Pro" w:eastAsia="Source Sans Pro" w:hAnsi="Source Sans Pro"/>
          <w:rtl w:val="0"/>
        </w:rPr>
        <w:t xml:space="preserve">). Therefore, we compared measurements extracted in baRulho and Sigpro to evaluate their equivalence. In both programs, we noted the amount of time to complete each analysis. Measurements were taken on a subset of the recording data that included 80 test sounds (20 sounds re-recorded at 4 distances). For our comparison, we used four degradation measures that are included in both software packages: blur-ratio, excess attenuation, signal-to-noise ratio, and tail-to-signal ratio. The analysis was run by MQO, who was already trained on both packages, on a laptop computer (Lenovo, 16 GB RAM memory, Intel Core i7-1255U (1.70 GHz)). </w:t>
      </w:r>
      <w:r w:rsidDel="00000000" w:rsidR="00000000" w:rsidRPr="00000000">
        <w:rPr>
          <w:rFonts w:ascii="Source Sans Pro" w:cs="Source Sans Pro" w:eastAsia="Source Sans Pro" w:hAnsi="Source Sans Pro"/>
          <w:rtl w:val="0"/>
        </w:rPr>
        <w:t xml:space="preserve">In Sigpro, we tested sounds in two ways</w:t>
      </w:r>
      <w:sdt>
        <w:sdtPr>
          <w:tag w:val="goog_rdk_105"/>
        </w:sdtPr>
        <w:sdtContent>
          <w:ins w:author="Marcelo Araya" w:id="67" w:date="2024-09-29T18:15:07Z">
            <w:r w:rsidDel="00000000" w:rsidR="00000000" w:rsidRPr="00000000">
              <w:rPr>
                <w:rFonts w:ascii="Source Sans Pro" w:cs="Source Sans Pro" w:eastAsia="Source Sans Pro" w:hAnsi="Source Sans Pro"/>
                <w:rtl w:val="0"/>
              </w:rPr>
              <w:t xml:space="preserve">.</w:t>
            </w:r>
          </w:ins>
        </w:sdtContent>
      </w:sdt>
      <w:sdt>
        <w:sdtPr>
          <w:tag w:val="goog_rdk_106"/>
        </w:sdtPr>
        <w:sdtContent>
          <w:del w:author="Marcelo Araya" w:id="67" w:date="2024-09-29T18:15:07Z">
            <w:r w:rsidDel="00000000" w:rsidR="00000000" w:rsidRPr="00000000">
              <w:rPr>
                <w:rFonts w:ascii="Source Sans Pro" w:cs="Source Sans Pro" w:eastAsia="Source Sans Pro" w:hAnsi="Source Sans Pro"/>
                <w:rtl w:val="0"/>
              </w:rPr>
              <w:delText xml:space="preserve">,</w:delText>
            </w:r>
          </w:del>
        </w:sdtContent>
      </w:sdt>
      <w:r w:rsidDel="00000000" w:rsidR="00000000" w:rsidRPr="00000000">
        <w:rPr>
          <w:rFonts w:ascii="Source Sans Pro" w:cs="Source Sans Pro" w:eastAsia="Source Sans Pro" w:hAnsi="Source Sans Pro"/>
          <w:rtl w:val="0"/>
        </w:rPr>
        <w:t xml:space="preserve"> </w:t>
      </w:r>
      <w:sdt>
        <w:sdtPr>
          <w:tag w:val="goog_rdk_107"/>
        </w:sdtPr>
        <w:sdtContent>
          <w:ins w:author="Marcelo Araya" w:id="68" w:date="2024-09-29T18:15:09Z">
            <w:r w:rsidDel="00000000" w:rsidR="00000000" w:rsidRPr="00000000">
              <w:rPr>
                <w:rFonts w:ascii="Source Sans Pro" w:cs="Source Sans Pro" w:eastAsia="Source Sans Pro" w:hAnsi="Source Sans Pro"/>
                <w:rtl w:val="0"/>
              </w:rPr>
              <w:t xml:space="preserve">F</w:t>
            </w:r>
          </w:ins>
        </w:sdtContent>
      </w:sdt>
      <w:sdt>
        <w:sdtPr>
          <w:tag w:val="goog_rdk_108"/>
        </w:sdtPr>
        <w:sdtContent>
          <w:del w:author="Marcelo Araya" w:id="68" w:date="2024-09-29T18:15:09Z">
            <w:r w:rsidDel="00000000" w:rsidR="00000000" w:rsidRPr="00000000">
              <w:rPr>
                <w:rFonts w:ascii="Source Sans Pro" w:cs="Source Sans Pro" w:eastAsia="Source Sans Pro" w:hAnsi="Source Sans Pro"/>
                <w:rtl w:val="0"/>
              </w:rPr>
              <w:delText xml:space="preserve">f</w:delText>
            </w:r>
          </w:del>
        </w:sdtContent>
      </w:sdt>
      <w:r w:rsidDel="00000000" w:rsidR="00000000" w:rsidRPr="00000000">
        <w:rPr>
          <w:rFonts w:ascii="Source Sans Pro" w:cs="Source Sans Pro" w:eastAsia="Source Sans Pro" w:hAnsi="Source Sans Pro"/>
          <w:rtl w:val="0"/>
        </w:rPr>
        <w:t xml:space="preserve">irst</w:t>
      </w:r>
      <w:sdt>
        <w:sdtPr>
          <w:tag w:val="goog_rdk_109"/>
        </w:sdtPr>
        <w:sdtContent>
          <w:ins w:author="Marcelo Araya" w:id="69" w:date="2024-09-29T18:16:38Z">
            <w:r w:rsidDel="00000000" w:rsidR="00000000" w:rsidRPr="00000000">
              <w:rPr>
                <w:rFonts w:ascii="Source Sans Pro" w:cs="Source Sans Pro" w:eastAsia="Source Sans Pro" w:hAnsi="Source Sans Pro"/>
                <w:rtl w:val="0"/>
              </w:rPr>
              <w:t xml:space="preserve">,</w:t>
            </w:r>
          </w:ins>
        </w:sdtContent>
      </w:sdt>
      <w:r w:rsidDel="00000000" w:rsidR="00000000" w:rsidRPr="00000000">
        <w:rPr>
          <w:rFonts w:ascii="Source Sans Pro" w:cs="Source Sans Pro" w:eastAsia="Source Sans Pro" w:hAnsi="Source Sans Pro"/>
          <w:rtl w:val="0"/>
        </w:rPr>
        <w:t xml:space="preserve"> </w:t>
      </w:r>
      <w:sdt>
        <w:sdtPr>
          <w:tag w:val="goog_rdk_110"/>
        </w:sdtPr>
        <w:sdtContent>
          <w:ins w:author="Marcelo Araya" w:id="70" w:date="2024-09-29T18:16:41Z">
            <w:r w:rsidDel="00000000" w:rsidR="00000000" w:rsidRPr="00000000">
              <w:rPr>
                <w:rFonts w:ascii="Source Sans Pro" w:cs="Source Sans Pro" w:eastAsia="Source Sans Pro" w:hAnsi="Source Sans Pro"/>
                <w:rtl w:val="0"/>
              </w:rPr>
              <w:t xml:space="preserve">we used</w:t>
            </w:r>
          </w:ins>
        </w:sdtContent>
      </w:sdt>
      <w:sdt>
        <w:sdtPr>
          <w:tag w:val="goog_rdk_111"/>
        </w:sdtPr>
        <w:sdtContent>
          <w:ins w:author="Marcelo Araya" w:id="71" w:date="2024-09-29T18:15:35Z">
            <w:sdt>
              <w:sdtPr>
                <w:tag w:val="goog_rdk_112"/>
              </w:sdtPr>
              <w:sdtContent>
                <w:del w:author="Marcelo Araya" w:id="70" w:date="2024-09-29T18:16:41Z">
                  <w:r w:rsidDel="00000000" w:rsidR="00000000" w:rsidRPr="00000000">
                    <w:rPr>
                      <w:rFonts w:ascii="Source Sans Pro" w:cs="Source Sans Pro" w:eastAsia="Source Sans Pro" w:hAnsi="Source Sans Pro"/>
                      <w:rtl w:val="0"/>
                    </w:rPr>
                    <w:delText xml:space="preserve">using</w:delText>
                  </w:r>
                </w:del>
              </w:sdtContent>
            </w:sdt>
          </w:ins>
        </w:sdtContent>
      </w:sdt>
      <w:sdt>
        <w:sdtPr>
          <w:tag w:val="goog_rdk_113"/>
        </w:sdtPr>
        <w:sdtContent>
          <w:del w:author="Marcelo Araya" w:id="70" w:date="2024-09-29T18:16:41Z">
            <w:r w:rsidDel="00000000" w:rsidR="00000000" w:rsidRPr="00000000">
              <w:rPr>
                <w:rFonts w:ascii="Source Sans Pro" w:cs="Source Sans Pro" w:eastAsia="Source Sans Pro" w:hAnsi="Source Sans Pro"/>
                <w:rtl w:val="0"/>
              </w:rPr>
              <w:delText xml:space="preserve">with</w:delText>
            </w:r>
          </w:del>
        </w:sdtContent>
      </w:sdt>
      <w:r w:rsidDel="00000000" w:rsidR="00000000" w:rsidRPr="00000000">
        <w:rPr>
          <w:rFonts w:ascii="Source Sans Pro" w:cs="Source Sans Pro" w:eastAsia="Source Sans Pro" w:hAnsi="Source Sans Pro"/>
          <w:rtl w:val="0"/>
        </w:rPr>
        <w:t xml:space="preserve"> the </w:t>
      </w:r>
      <w:sdt>
        <w:sdtPr>
          <w:tag w:val="goog_rdk_114"/>
        </w:sdtPr>
        <w:sdtContent>
          <w:ins w:author="Marcelo Araya" w:id="72" w:date="2024-09-29T18:12:56Z">
            <w:r w:rsidDel="00000000" w:rsidR="00000000" w:rsidRPr="00000000">
              <w:rPr>
                <w:rFonts w:ascii="Source Sans Pro" w:cs="Source Sans Pro" w:eastAsia="Source Sans Pro" w:hAnsi="Source Sans Pro"/>
                <w:rtl w:val="0"/>
              </w:rPr>
              <w:t xml:space="preserve">entire</w:t>
            </w:r>
          </w:ins>
        </w:sdtContent>
      </w:sdt>
      <w:sdt>
        <w:sdtPr>
          <w:tag w:val="goog_rdk_115"/>
        </w:sdtPr>
        <w:sdtContent>
          <w:del w:author="Marcelo Araya" w:id="72" w:date="2024-09-29T18:12:56Z">
            <w:r w:rsidDel="00000000" w:rsidR="00000000" w:rsidRPr="00000000">
              <w:rPr>
                <w:rFonts w:ascii="Source Sans Pro" w:cs="Source Sans Pro" w:eastAsia="Source Sans Pro" w:hAnsi="Source Sans Pro"/>
                <w:rtl w:val="0"/>
              </w:rPr>
              <w:delText xml:space="preserve">original</w:delText>
            </w:r>
          </w:del>
        </w:sdtContent>
      </w:sdt>
      <w:r w:rsidDel="00000000" w:rsidR="00000000" w:rsidRPr="00000000">
        <w:rPr>
          <w:rFonts w:ascii="Source Sans Pro" w:cs="Source Sans Pro" w:eastAsia="Source Sans Pro" w:hAnsi="Source Sans Pro"/>
          <w:rtl w:val="0"/>
        </w:rPr>
        <w:t xml:space="preserve"> </w:t>
      </w:r>
      <w:sdt>
        <w:sdtPr>
          <w:tag w:val="goog_rdk_116"/>
        </w:sdtPr>
        <w:sdtContent>
          <w:ins w:author="Marcelo Araya" w:id="73" w:date="2024-09-29T18:18:11Z">
            <w:r w:rsidDel="00000000" w:rsidR="00000000" w:rsidRPr="00000000">
              <w:rPr>
                <w:rFonts w:ascii="Source Sans Pro" w:cs="Source Sans Pro" w:eastAsia="Source Sans Pro" w:hAnsi="Source Sans Pro"/>
                <w:rtl w:val="0"/>
              </w:rPr>
              <w:t xml:space="preserve">re-recorded</w:t>
            </w:r>
          </w:ins>
        </w:sdtContent>
      </w:sdt>
      <w:sdt>
        <w:sdtPr>
          <w:tag w:val="goog_rdk_117"/>
        </w:sdtPr>
        <w:sdtContent>
          <w:del w:author="Marcelo Araya" w:id="73" w:date="2024-09-29T18:18:11Z">
            <w:r w:rsidDel="00000000" w:rsidR="00000000" w:rsidRPr="00000000">
              <w:rPr>
                <w:rFonts w:ascii="Source Sans Pro" w:cs="Source Sans Pro" w:eastAsia="Source Sans Pro" w:hAnsi="Source Sans Pro"/>
                <w:rtl w:val="0"/>
              </w:rPr>
              <w:delText xml:space="preserve">test</w:delText>
            </w:r>
          </w:del>
        </w:sdtContent>
      </w:sdt>
      <w:r w:rsidDel="00000000" w:rsidR="00000000" w:rsidRPr="00000000">
        <w:rPr>
          <w:rFonts w:ascii="Source Sans Pro" w:cs="Source Sans Pro" w:eastAsia="Source Sans Pro" w:hAnsi="Source Sans Pro"/>
          <w:rtl w:val="0"/>
        </w:rPr>
        <w:t xml:space="preserve"> </w:t>
      </w:r>
      <w:sdt>
        <w:sdtPr>
          <w:tag w:val="goog_rdk_118"/>
        </w:sdtPr>
        <w:sdtContent>
          <w:ins w:author="Marcelo Araya" w:id="74" w:date="2024-09-29T18:18:16Z">
            <w:r w:rsidDel="00000000" w:rsidR="00000000" w:rsidRPr="00000000">
              <w:rPr>
                <w:rFonts w:ascii="Source Sans Pro" w:cs="Source Sans Pro" w:eastAsia="Source Sans Pro" w:hAnsi="Source Sans Pro"/>
                <w:rtl w:val="0"/>
              </w:rPr>
              <w:t xml:space="preserve">sound </w:t>
            </w:r>
          </w:ins>
        </w:sdtContent>
      </w:sdt>
      <w:r w:rsidDel="00000000" w:rsidR="00000000" w:rsidRPr="00000000">
        <w:rPr>
          <w:rFonts w:ascii="Source Sans Pro" w:cs="Source Sans Pro" w:eastAsia="Source Sans Pro" w:hAnsi="Source Sans Pro"/>
          <w:rtl w:val="0"/>
        </w:rPr>
        <w:t xml:space="preserve">files, which is the default procedure in Sigpro and</w:t>
      </w:r>
      <w:sdt>
        <w:sdtPr>
          <w:tag w:val="goog_rdk_119"/>
        </w:sdtPr>
        <w:sdtContent>
          <w:ins w:author="Marcelo Araya" w:id="75" w:date="2024-10-01T12:29:09Z">
            <w:r w:rsidDel="00000000" w:rsidR="00000000" w:rsidRPr="00000000">
              <w:rPr>
                <w:rFonts w:ascii="Source Sans Pro" w:cs="Source Sans Pro" w:eastAsia="Source Sans Pro" w:hAnsi="Source Sans Pro"/>
                <w:rtl w:val="0"/>
              </w:rPr>
              <w:t xml:space="preserve"> can be aided with automated cross-correlation for further alignment once the region of the target sound has been manually located.</w:t>
            </w:r>
          </w:ins>
        </w:sdtContent>
      </w:sdt>
      <w:sdt>
        <w:sdtPr>
          <w:tag w:val="goog_rdk_120"/>
        </w:sdtPr>
        <w:sdtContent>
          <w:del w:author="Marcelo Araya" w:id="75" w:date="2024-10-01T12:29:09Z">
            <w:r w:rsidDel="00000000" w:rsidR="00000000" w:rsidRPr="00000000">
              <w:rPr>
                <w:rFonts w:ascii="Source Sans Pro" w:cs="Source Sans Pro" w:eastAsia="Source Sans Pro" w:hAnsi="Source Sans Pro"/>
                <w:rtl w:val="0"/>
              </w:rPr>
              <w:delText xml:space="preserve"> </w:delText>
            </w:r>
          </w:del>
        </w:sdtContent>
      </w:sdt>
      <w:r w:rsidDel="00000000" w:rsidR="00000000" w:rsidRPr="00000000">
        <w:rPr>
          <w:rFonts w:ascii="Source Sans Pro" w:cs="Source Sans Pro" w:eastAsia="Source Sans Pro" w:hAnsi="Source Sans Pro"/>
          <w:rtl w:val="0"/>
        </w:rPr>
        <w:t xml:space="preserve"> This required manually setting the time location for test sounds within the entire re-recorded sound file. In some cases manual placement is difficult, especially at the furthest recording distances where some signals leave almost no trace on the spectrograms, which potentially increases measurement error. Hence, we ran an additional analysis in Sigpro on individual audio clips for each test sound, in which the start of the clip matched the time location used in baRulho. We expected this approach would minimize measurement error, providing a more direct comparison between the two software packages. We used Pearson correlation to quantify agreement between degradation measures in Sigpro and baRulho. </w:t>
      </w:r>
    </w:p>
    <w:p w:rsidR="00000000" w:rsidDel="00000000" w:rsidP="00000000" w:rsidRDefault="00000000" w:rsidRPr="00000000" w14:paraId="00000153">
      <w:pPr>
        <w:spacing w:line="48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54">
      <w:pPr>
        <w:pStyle w:val="Heading1"/>
        <w:spacing w:line="480" w:lineRule="auto"/>
        <w:rPr>
          <w:rFonts w:ascii="Source Sans Pro" w:cs="Source Sans Pro" w:eastAsia="Source Sans Pro" w:hAnsi="Source Sans Pro"/>
          <w:b w:val="1"/>
          <w:sz w:val="22"/>
          <w:szCs w:val="22"/>
        </w:rPr>
      </w:pPr>
      <w:bookmarkStart w:colFirst="0" w:colLast="0" w:name="_heading=h.3znysh7" w:id="3"/>
      <w:bookmarkEnd w:id="3"/>
      <w:r w:rsidDel="00000000" w:rsidR="00000000" w:rsidRPr="00000000">
        <w:rPr>
          <w:rFonts w:ascii="Source Sans Pro" w:cs="Source Sans Pro" w:eastAsia="Source Sans Pro" w:hAnsi="Source Sans Pro"/>
          <w:b w:val="1"/>
          <w:sz w:val="22"/>
          <w:szCs w:val="22"/>
          <w:rtl w:val="0"/>
        </w:rPr>
        <w:t xml:space="preserve">3. Results &amp; Discussion</w:t>
      </w:r>
    </w:p>
    <w:p w:rsidR="00000000" w:rsidDel="00000000" w:rsidP="00000000" w:rsidRDefault="00000000" w:rsidRPr="00000000" w14:paraId="00000155">
      <w:pPr>
        <w:spacing w:line="48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56">
      <w:pPr>
        <w:spacing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baRulho package streamlines the process of evaluating acoustic signal degradation, including tasks that previously lacked programmatic solutions. Particularly relevant is the functionality related to simulating model sounds with animal-like attributes for propagation playbacks, concatenating annotated sounds into master sound files for playback experiments, and automating the location of test sounds in the re-recorded sound files. The package also introduces two new degradation measures (i.e. spectrum_correlation and spectrum_blur_ratio) to explore and quantify patterns of sound propagation. Automated annotation, parallel computing, and seamless integration of data batch processing throughout the entire workflow enhances computational efficiency, facilitating analysis of large datasets. </w:t>
      </w:r>
    </w:p>
    <w:p w:rsidR="00000000" w:rsidDel="00000000" w:rsidP="00000000" w:rsidRDefault="00000000" w:rsidRPr="00000000" w14:paraId="00000157">
      <w:pPr>
        <w:spacing w:after="240" w:line="480" w:lineRule="auto"/>
        <w:ind w:firstLine="72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Measures incorporated in the baRulho package adequately quantify acoustic degradation, as the results of our case study are consistent with the observed patterns of sound degradation in natural environments. We found that habitat structure (i.e. open or closed understory) was a primary driver of sound degradation (Fig. 4): degradation in closed understory was more pronounced than in open understory. This effect was evident on the first principal component (overall degradation) as well as on three models that tested single degradation measures (blur ratio, excess attenuation, and tail-to-signal ratio; Fig. 4). In closed habitats, vegetation impedes signal propagation, often through scattering, which results in higher distortion (blur ratio) and reverberation (tail-to-signal ratio) (Holland et al. 2001; Balsby et al. 2003). Leafy vegetation may also absorb signals as they propagate through closed habitat, and as a result, leads to additional loss of signal intensity or excess attenuation (Holland et al. 1998; Darden et al. 2008).</w:t>
      </w:r>
    </w:p>
    <w:p w:rsidR="00000000" w:rsidDel="00000000" w:rsidP="00000000" w:rsidRDefault="00000000" w:rsidRPr="00000000" w14:paraId="00000158">
      <w:pPr>
        <w:spacing w:after="240" w:line="480" w:lineRule="auto"/>
        <w:ind w:firstLine="72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59">
      <w:pPr>
        <w:spacing w:after="240" w:line="480" w:lineRule="auto"/>
        <w:ind w:firstLine="72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5A">
      <w:pPr>
        <w:spacing w:after="240" w:line="480" w:lineRule="auto"/>
        <w:ind w:firstLine="72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5B">
      <w:pPr>
        <w:spacing w:after="240" w:line="480" w:lineRule="auto"/>
        <w:ind w:firstLine="72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5C">
      <w:pPr>
        <w:spacing w:after="240" w:line="480" w:lineRule="auto"/>
        <w:ind w:firstLine="72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5D">
      <w:pPr>
        <w:spacing w:after="240" w:line="480" w:lineRule="auto"/>
        <w:ind w:firstLine="72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5E">
      <w:pPr>
        <w:spacing w:after="240" w:line="480" w:lineRule="auto"/>
        <w:ind w:firstLine="72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5F">
      <w:pPr>
        <w:spacing w:after="240" w:line="480" w:lineRule="auto"/>
        <w:ind w:firstLine="72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60">
      <w:pPr>
        <w:spacing w:after="240" w:line="480" w:lineRule="auto"/>
        <w:ind w:firstLine="72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61">
      <w:pPr>
        <w:spacing w:after="240" w:line="480" w:lineRule="auto"/>
        <w:ind w:firstLine="720"/>
        <w:rPr>
          <w:rFonts w:ascii="Source Sans Pro" w:cs="Source Sans Pro" w:eastAsia="Source Sans Pro" w:hAnsi="Source Sans Pro"/>
        </w:rPr>
      </w:pPr>
      <w:sdt>
        <w:sdtPr>
          <w:tag w:val="goog_rdk_122"/>
        </w:sdtPr>
        <w:sdtContent>
          <w:ins w:author="Marcelo Araya" w:id="76" w:date="2024-10-08T18:09:37Z">
            <w:r w:rsidDel="00000000" w:rsidR="00000000" w:rsidRPr="00000000">
              <w:rPr>
                <w:rFonts w:ascii="Source Sans Pro" w:cs="Source Sans Pro" w:eastAsia="Source Sans Pro" w:hAnsi="Source Sans Pro"/>
              </w:rPr>
              <w:drawing>
                <wp:inline distB="114300" distT="114300" distL="114300" distR="114300">
                  <wp:extent cx="4638675" cy="3558159"/>
                  <wp:effectExtent b="0" l="0" r="0" t="0"/>
                  <wp:docPr id="14" name="image3.jpg"/>
                  <a:graphic>
                    <a:graphicData uri="http://schemas.openxmlformats.org/drawingml/2006/picture">
                      <pic:pic>
                        <pic:nvPicPr>
                          <pic:cNvPr id="0" name="image3.jpg"/>
                          <pic:cNvPicPr preferRelativeResize="0"/>
                        </pic:nvPicPr>
                        <pic:blipFill>
                          <a:blip r:embed="rId10"/>
                          <a:srcRect b="5352" l="10963" r="8139" t="1386"/>
                          <a:stretch>
                            <a:fillRect/>
                          </a:stretch>
                        </pic:blipFill>
                        <pic:spPr>
                          <a:xfrm>
                            <a:off x="0" y="0"/>
                            <a:ext cx="4638675" cy="3558159"/>
                          </a:xfrm>
                          <a:prstGeom prst="rect"/>
                          <a:ln/>
                        </pic:spPr>
                      </pic:pic>
                    </a:graphicData>
                  </a:graphic>
                </wp:inline>
              </w:drawing>
            </w:r>
          </w:ins>
        </w:sdtContent>
      </w:sdt>
      <w:r w:rsidDel="00000000" w:rsidR="00000000" w:rsidRPr="00000000">
        <w:rPr>
          <w:rtl w:val="0"/>
        </w:rPr>
      </w:r>
    </w:p>
    <w:p w:rsidR="00000000" w:rsidDel="00000000" w:rsidP="00000000" w:rsidRDefault="00000000" w:rsidRPr="00000000" w14:paraId="00000162">
      <w:pPr>
        <w:spacing w:line="480" w:lineRule="auto"/>
        <w:rPr>
          <w:rFonts w:ascii="Source Sans Pro" w:cs="Source Sans Pro" w:eastAsia="Source Sans Pro" w:hAnsi="Source Sans Pro"/>
          <w:i w:val="1"/>
        </w:rPr>
      </w:pPr>
      <w:r w:rsidDel="00000000" w:rsidR="00000000" w:rsidRPr="00000000">
        <w:rPr>
          <w:rFonts w:ascii="Source Sans Pro" w:cs="Source Sans Pro" w:eastAsia="Source Sans Pro" w:hAnsi="Source Sans Pro"/>
          <w:i w:val="1"/>
          <w:rtl w:val="0"/>
        </w:rPr>
        <w:t xml:space="preserve">Figure 4.  Effect size estimates of predictor variables representing habitat and signal structure (columns) on the signal degradation response variables (rows). Values in gray indicate effects that did not differ from zero. Single models were run for each response. The cell color gradient denotes the magnitude of the effects relative to the highest effect size within a model. Green and purple colors indicate positive and negative effects, respectively. </w:t>
      </w:r>
    </w:p>
    <w:p w:rsidR="00000000" w:rsidDel="00000000" w:rsidP="00000000" w:rsidRDefault="00000000" w:rsidRPr="00000000" w14:paraId="00000163">
      <w:pPr>
        <w:spacing w:line="480" w:lineRule="auto"/>
        <w:rPr>
          <w:rFonts w:ascii="Source Sans Pro" w:cs="Source Sans Pro" w:eastAsia="Source Sans Pro" w:hAnsi="Source Sans Pro"/>
          <w:i w:val="1"/>
        </w:rPr>
      </w:pPr>
      <w:r w:rsidDel="00000000" w:rsidR="00000000" w:rsidRPr="00000000">
        <w:rPr>
          <w:rtl w:val="0"/>
        </w:rPr>
      </w:r>
    </w:p>
    <w:p w:rsidR="00000000" w:rsidDel="00000000" w:rsidP="00000000" w:rsidRDefault="00000000" w:rsidRPr="00000000" w14:paraId="00000164">
      <w:pPr>
        <w:spacing w:after="240" w:line="480" w:lineRule="auto"/>
        <w:ind w:firstLine="72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Frequency was the structural feat</w:t>
      </w:r>
      <w:r w:rsidDel="00000000" w:rsidR="00000000" w:rsidRPr="00000000">
        <w:rPr>
          <w:rFonts w:ascii="Source Sans Pro" w:cs="Source Sans Pro" w:eastAsia="Source Sans Pro" w:hAnsi="Source Sans Pro"/>
          <w:highlight w:val="white"/>
          <w:rtl w:val="0"/>
        </w:rPr>
        <w:t xml:space="preserve">ure more closely linked to</w:t>
      </w:r>
      <w:r w:rsidDel="00000000" w:rsidR="00000000" w:rsidRPr="00000000">
        <w:rPr>
          <w:rFonts w:ascii="Source Sans Pro" w:cs="Source Sans Pro" w:eastAsia="Source Sans Pro" w:hAnsi="Source Sans Pro"/>
          <w:rtl w:val="0"/>
        </w:rPr>
        <w:t xml:space="preserve"> degradation (Fig. 4). Higher frequencies show greater overall degradation, excess attenuation, reverberation, and, to a minor degree, amplitude envelope blurring (Fig. 4). Low frequency sounds, due to longer wavelengths, are less susceptible to scattering, thus attenuate less over distance compared to higher frequency sounds (Wiley &amp; Richards 1982). Frequency modulation and, to a lesser extent amplitude modulation, contributed to distortion of the amplitude envelope (blur ratio; Fig. 4). Tonal sounds withstand scattering better than frequency modulated sounds (Morton 1975; Marten &amp; Marler 1977). Accordingly, low frequency, tonal sounds are often considered advantageous for long-distance communication in closed habitats, such as forests, as salient information may be better detected over larger distances (Yip et al. 2017). However, we also found differences in the way each structural feature influenced degradation. Particularly relevant is the lower attenuation of frequency modulated sounds compared to pure tones. Amplitude modulated sounds were also less attenuated than their non-modulated counterparts (Fig. 4). Over distance, original patterns of amplitude modulation elicited from a sender declines or blurs (Dabelsteen et al. 1993; Apol et al. 2017). Nonetheless, amplitude modulated sounds are more detectable at lower signal-to-noise ratios than sounds without amplitude modulation (Lohr et al. 2003), which could explain the observed pattern. Overall, our results are consistent with the notion that specific signal structures can enhance acoustic transmission and that habitat structure influences this transmission in a predictable manner  (Morton 1975).</w:t>
      </w:r>
    </w:p>
    <w:p w:rsidR="00000000" w:rsidDel="00000000" w:rsidP="00000000" w:rsidRDefault="00000000" w:rsidRPr="00000000" w14:paraId="00000165">
      <w:pPr>
        <w:spacing w:line="480" w:lineRule="auto"/>
        <w:ind w:firstLine="72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Overall, we found agreement between baRulho and Sigpro results. Measurement agreement was modest between the two software when we manually located test sounds in Sigpro (tail-to-signal ratio: r = 0.59; signal-to-noise ratio: r = 0.85; blur ratio: r = 0.42; excess attenuation: r = 0.74). However, agreement improved markedly when Sigpro measures were taken on recording clips that started at the onset of sounds, which we determined in baRulho (tail-to-signal ratio: r = 0.81; signal-to-noise ratio: r = 0.95; blur ratio: r = 0.84; excess attenuation: r = 0.98; Fig. 5). The observed agreement indicates that degradation measures obtained with baRulho are comparable to those from Sigpro. </w:t>
      </w:r>
      <w:r w:rsidDel="00000000" w:rsidR="00000000" w:rsidRPr="00000000">
        <w:rPr>
          <w:rFonts w:ascii="Source Sans Pro" w:cs="Source Sans Pro" w:eastAsia="Source Sans Pro" w:hAnsi="Source Sans Pro"/>
          <w:rtl w:val="0"/>
        </w:rPr>
        <w:t xml:space="preserve">The observed improvement when time location between recordings for the Sigpro analysis was determined using the baRulho approach suggests that much of the mismatch between the two software packages is due to the way sound position is determined in each program</w:t>
      </w:r>
      <w:r w:rsidDel="00000000" w:rsidR="00000000" w:rsidRPr="00000000">
        <w:rPr>
          <w:rFonts w:ascii="Source Sans Pro" w:cs="Source Sans Pro" w:eastAsia="Source Sans Pro" w:hAnsi="Source Sans Pro"/>
          <w:rtl w:val="0"/>
        </w:rPr>
        <w:t xml:space="preserve">. Sigpro requires visual inspection of the waveform to manually identify test and reference sounds, which must be repeated even when the same reference is used several times. In contrast, baRulho employs spectrogram cross-correlation to find the position of acoustic markers, which are then used to compute positions for all other sounds (Fig. 1). Furthermore, baRulho provides a means for identifying poor location estimates and additional functionality to improve their accuracy. Spectrogram cross-correlation for signal alignment is beneficial, given that this approach successfully determined the position of all test sounds, even on recordings made 100 m from the speaker. Our package also represents a significant improvement in computational efficiency. The analysis of the subset of 80 test sounds in Sigpro took 861 min to complete. In contrast, the same analysis in baRulho took 7.43 minutes (26.65 seconds of computing time running the script using 8 cores), on a regular laptop computer, which is approximately 119 times faster. </w:t>
      </w:r>
    </w:p>
    <w:p w:rsidR="00000000" w:rsidDel="00000000" w:rsidP="00000000" w:rsidRDefault="00000000" w:rsidRPr="00000000" w14:paraId="00000166">
      <w:pPr>
        <w:spacing w:line="480" w:lineRule="auto"/>
        <w:ind w:firstLine="72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67">
      <w:pPr>
        <w:spacing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731200" cy="3276600"/>
            <wp:effectExtent b="0" l="0" r="0" t="0"/>
            <wp:docPr id="15"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line="480" w:lineRule="auto"/>
        <w:rPr>
          <w:rFonts w:ascii="Source Sans Pro" w:cs="Source Sans Pro" w:eastAsia="Source Sans Pro" w:hAnsi="Source Sans Pro"/>
          <w:i w:val="1"/>
        </w:rPr>
      </w:pPr>
      <w:r w:rsidDel="00000000" w:rsidR="00000000" w:rsidRPr="00000000">
        <w:rPr>
          <w:rFonts w:ascii="Source Sans Pro" w:cs="Source Sans Pro" w:eastAsia="Source Sans Pro" w:hAnsi="Source Sans Pro"/>
          <w:i w:val="1"/>
          <w:rtl w:val="0"/>
        </w:rPr>
        <w:t xml:space="preserve">Figure 5. Scatterplots showing the agreement between baRulho and Sigpro for the four degradation measures in common. The Pearson correlation coefficient for each comparison is shown in the bottom right corner of each panel. Sigpro measures shown were taken on recording clips that started at the onset of sounds, which was determined in baRulho.</w:t>
      </w:r>
    </w:p>
    <w:p w:rsidR="00000000" w:rsidDel="00000000" w:rsidP="00000000" w:rsidRDefault="00000000" w:rsidRPr="00000000" w14:paraId="00000169">
      <w:pPr>
        <w:spacing w:line="48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6A">
      <w:pPr>
        <w:spacing w:line="48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4. Conclusions</w:t>
      </w:r>
    </w:p>
    <w:p w:rsidR="00000000" w:rsidDel="00000000" w:rsidP="00000000" w:rsidRDefault="00000000" w:rsidRPr="00000000" w14:paraId="0000016B">
      <w:pPr>
        <w:spacing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w:t>
      </w:r>
    </w:p>
    <w:p w:rsidR="00000000" w:rsidDel="00000000" w:rsidP="00000000" w:rsidRDefault="00000000" w:rsidRPr="00000000" w14:paraId="0000016C">
      <w:pPr>
        <w:spacing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R package baRulho provides a user-friendly suite of tools designed to measure animal sound degradation via signal propagation experiments. We show how the package can be used across the different stages of a propagation experiment, from data preparation to quantification of degradation. The sound analysis results generated by baRulho and Sigpro are similar, making results comparable across studies using either software. This similarity also provides confidence in the robustness of the results. However, baRulho provides significant improvements to previous approaches as manual annotation is not required to determine test sound location, much less time is needed to complete data extraction, new measures are added to quantify novel aspects of degradation, and new visualizations are available for inspecting degradation. We expect this package to be a useful contribution to the community that can enable researchers to bring more detailed insight into the evolutionary processes that have shaped animal acoustic communication in natural environments. </w:t>
      </w:r>
    </w:p>
    <w:p w:rsidR="00000000" w:rsidDel="00000000" w:rsidP="00000000" w:rsidRDefault="00000000" w:rsidRPr="00000000" w14:paraId="0000016D">
      <w:pPr>
        <w:spacing w:line="48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6E">
      <w:pPr>
        <w:spacing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Conflicts of Interest: </w:t>
      </w:r>
      <w:r w:rsidDel="00000000" w:rsidR="00000000" w:rsidRPr="00000000">
        <w:rPr>
          <w:rFonts w:ascii="Source Sans Pro" w:cs="Source Sans Pro" w:eastAsia="Source Sans Pro" w:hAnsi="Source Sans Pro"/>
          <w:rtl w:val="0"/>
        </w:rPr>
        <w:t xml:space="preserve">The authors declare no conflicts of interest.</w:t>
      </w:r>
    </w:p>
    <w:p w:rsidR="00000000" w:rsidDel="00000000" w:rsidP="00000000" w:rsidRDefault="00000000" w:rsidRPr="00000000" w14:paraId="0000016F">
      <w:pPr>
        <w:spacing w:line="48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 </w:t>
      </w:r>
      <w:r w:rsidDel="00000000" w:rsidR="00000000" w:rsidRPr="00000000">
        <w:rPr>
          <w:rtl w:val="0"/>
        </w:rPr>
      </w:r>
    </w:p>
    <w:p w:rsidR="00000000" w:rsidDel="00000000" w:rsidP="00000000" w:rsidRDefault="00000000" w:rsidRPr="00000000" w14:paraId="00000170">
      <w:pPr>
        <w:spacing w:line="48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References</w:t>
      </w:r>
    </w:p>
    <w:p w:rsidR="00000000" w:rsidDel="00000000" w:rsidP="00000000" w:rsidRDefault="00000000" w:rsidRPr="00000000" w14:paraId="00000171">
      <w:pPr>
        <w:spacing w:line="480" w:lineRule="auto"/>
        <w:rPr>
          <w:rFonts w:ascii="Source Sans Pro" w:cs="Source Sans Pro" w:eastAsia="Source Sans Pro" w:hAnsi="Source Sans Pro"/>
        </w:rPr>
      </w:pPr>
      <w:r w:rsidDel="00000000" w:rsidR="00000000" w:rsidRPr="00000000">
        <w:rPr>
          <w:rtl w:val="0"/>
        </w:rPr>
      </w:r>
    </w:p>
    <w:sdt>
      <w:sdtPr>
        <w:tag w:val="goog_rdk_124"/>
      </w:sdtPr>
      <w:sdtContent>
        <w:p w:rsidR="00000000" w:rsidDel="00000000" w:rsidP="00000000" w:rsidRDefault="00000000" w:rsidRPr="00000000" w14:paraId="00000172">
          <w:pPr>
            <w:spacing w:line="480" w:lineRule="auto"/>
            <w:rPr>
              <w:del w:author="Marcos Q. Oliva" w:id="77" w:date="2024-10-03T09:48:46Z"/>
              <w:rFonts w:ascii="Source Sans Pro" w:cs="Source Sans Pro" w:eastAsia="Source Sans Pro" w:hAnsi="Source Sans Pro"/>
              <w:highlight w:val="white"/>
            </w:rPr>
          </w:pPr>
          <w:r w:rsidDel="00000000" w:rsidR="00000000" w:rsidRPr="00000000">
            <w:rPr>
              <w:rFonts w:ascii="Source Sans Pro" w:cs="Source Sans Pro" w:eastAsia="Source Sans Pro" w:hAnsi="Source Sans Pro"/>
              <w:highlight w:val="white"/>
              <w:rtl w:val="0"/>
            </w:rPr>
            <w:t xml:space="preserve">Apol, C. A., Sturdy, C. B., &amp; Proppe, D. S. (2018). Seasonal variability in habitat structure may have shaped acoustic signals and repertoires in the black-capped and boreal chickadees. </w:t>
          </w:r>
          <w:r w:rsidDel="00000000" w:rsidR="00000000" w:rsidRPr="00000000">
            <w:rPr>
              <w:rFonts w:ascii="Source Sans Pro" w:cs="Source Sans Pro" w:eastAsia="Source Sans Pro" w:hAnsi="Source Sans Pro"/>
              <w:i w:val="1"/>
              <w:highlight w:val="white"/>
              <w:rtl w:val="0"/>
            </w:rPr>
            <w:t xml:space="preserve">Evolutionary Ecology</w:t>
          </w:r>
          <w:r w:rsidDel="00000000" w:rsidR="00000000" w:rsidRPr="00000000">
            <w:rPr>
              <w:rFonts w:ascii="Source Sans Pro" w:cs="Source Sans Pro" w:eastAsia="Source Sans Pro" w:hAnsi="Source Sans Pro"/>
              <w:highlight w:val="white"/>
              <w:rtl w:val="0"/>
            </w:rPr>
            <w:t xml:space="preserve">, </w:t>
          </w:r>
          <w:r w:rsidDel="00000000" w:rsidR="00000000" w:rsidRPr="00000000">
            <w:rPr>
              <w:rFonts w:ascii="Source Sans Pro" w:cs="Source Sans Pro" w:eastAsia="Source Sans Pro" w:hAnsi="Source Sans Pro"/>
              <w:i w:val="1"/>
              <w:highlight w:val="white"/>
              <w:rtl w:val="0"/>
            </w:rPr>
            <w:t xml:space="preserve">32</w:t>
          </w:r>
          <w:r w:rsidDel="00000000" w:rsidR="00000000" w:rsidRPr="00000000">
            <w:rPr>
              <w:rFonts w:ascii="Source Sans Pro" w:cs="Source Sans Pro" w:eastAsia="Source Sans Pro" w:hAnsi="Source Sans Pro"/>
              <w:highlight w:val="white"/>
              <w:rtl w:val="0"/>
            </w:rPr>
            <w:t xml:space="preserve">, 57-74.</w:t>
          </w:r>
          <w:sdt>
            <w:sdtPr>
              <w:tag w:val="goog_rdk_123"/>
            </w:sdtPr>
            <w:sdtContent>
              <w:del w:author="Marcos Q. Oliva" w:id="77" w:date="2024-10-03T09:48:46Z">
                <w:r w:rsidDel="00000000" w:rsidR="00000000" w:rsidRPr="00000000">
                  <w:rPr>
                    <w:rtl w:val="0"/>
                  </w:rPr>
                </w:r>
              </w:del>
            </w:sdtContent>
          </w:sdt>
        </w:p>
      </w:sdtContent>
    </w:sdt>
    <w:p w:rsidR="00000000" w:rsidDel="00000000" w:rsidP="00000000" w:rsidRDefault="00000000" w:rsidRPr="00000000" w14:paraId="00000173">
      <w:pPr>
        <w:spacing w:line="480" w:lineRule="auto"/>
        <w:rPr>
          <w:rFonts w:ascii="Source Sans Pro" w:cs="Source Sans Pro" w:eastAsia="Source Sans Pro" w:hAnsi="Source Sans Pro"/>
          <w:highlight w:val="white"/>
        </w:rPr>
      </w:pPr>
      <w:r w:rsidDel="00000000" w:rsidR="00000000" w:rsidRPr="00000000">
        <w:rPr>
          <w:rtl w:val="0"/>
        </w:rPr>
      </w:r>
    </w:p>
    <w:sdt>
      <w:sdtPr>
        <w:tag w:val="goog_rdk_127"/>
      </w:sdtPr>
      <w:sdtContent>
        <w:p w:rsidR="00000000" w:rsidDel="00000000" w:rsidP="00000000" w:rsidRDefault="00000000" w:rsidRPr="00000000" w14:paraId="00000174">
          <w:pPr>
            <w:spacing w:line="480" w:lineRule="auto"/>
            <w:rPr>
              <w:del w:author="Marcos Q. Oliva" w:id="78" w:date="2024-10-03T09:48:38Z"/>
              <w:rFonts w:ascii="Source Sans Pro" w:cs="Source Sans Pro" w:eastAsia="Source Sans Pro" w:hAnsi="Source Sans Pro"/>
            </w:rPr>
          </w:pPr>
          <w:r w:rsidDel="00000000" w:rsidR="00000000" w:rsidRPr="00000000">
            <w:rPr>
              <w:rFonts w:ascii="Source Sans Pro" w:cs="Source Sans Pro" w:eastAsia="Source Sans Pro" w:hAnsi="Source Sans Pro"/>
              <w:highlight w:val="white"/>
              <w:rtl w:val="0"/>
            </w:rPr>
            <w:t xml:space="preserve">Arasco, A. G., Manser, M., Watson, S. K., Kyabulima, S., Radford, A. N., Cant, M. A., &amp; Garcia, M. (2022). Testing the acoustic adaptation hypothesis with vocalizations from three mongoose species. </w:t>
          </w:r>
          <w:r w:rsidDel="00000000" w:rsidR="00000000" w:rsidRPr="00000000">
            <w:rPr>
              <w:rFonts w:ascii="Source Sans Pro" w:cs="Source Sans Pro" w:eastAsia="Source Sans Pro" w:hAnsi="Source Sans Pro"/>
              <w:i w:val="1"/>
              <w:highlight w:val="white"/>
              <w:rtl w:val="0"/>
            </w:rPr>
            <w:t xml:space="preserve">Animal Behaviour</w:t>
          </w:r>
          <w:r w:rsidDel="00000000" w:rsidR="00000000" w:rsidRPr="00000000">
            <w:rPr>
              <w:rFonts w:ascii="Source Sans Pro" w:cs="Source Sans Pro" w:eastAsia="Source Sans Pro" w:hAnsi="Source Sans Pro"/>
              <w:highlight w:val="white"/>
              <w:rtl w:val="0"/>
            </w:rPr>
            <w:t xml:space="preserve">, </w:t>
          </w:r>
          <w:r w:rsidDel="00000000" w:rsidR="00000000" w:rsidRPr="00000000">
            <w:rPr>
              <w:rFonts w:ascii="Source Sans Pro" w:cs="Source Sans Pro" w:eastAsia="Source Sans Pro" w:hAnsi="Source Sans Pro"/>
              <w:i w:val="1"/>
              <w:highlight w:val="white"/>
              <w:rtl w:val="0"/>
            </w:rPr>
            <w:t xml:space="preserve">187</w:t>
          </w:r>
          <w:r w:rsidDel="00000000" w:rsidR="00000000" w:rsidRPr="00000000">
            <w:rPr>
              <w:rFonts w:ascii="Source Sans Pro" w:cs="Source Sans Pro" w:eastAsia="Source Sans Pro" w:hAnsi="Source Sans Pro"/>
              <w:highlight w:val="white"/>
              <w:rtl w:val="0"/>
            </w:rPr>
            <w:t xml:space="preserve">, 71-95</w:t>
          </w:r>
          <w:sdt>
            <w:sdtPr>
              <w:tag w:val="goog_rdk_125"/>
            </w:sdtPr>
            <w:sdtContent>
              <w:ins w:author="Marcos Q. Oliva" w:id="78" w:date="2024-10-03T09:48:38Z">
                <w:r w:rsidDel="00000000" w:rsidR="00000000" w:rsidRPr="00000000">
                  <w:rPr>
                    <w:rFonts w:ascii="Source Sans Pro" w:cs="Source Sans Pro" w:eastAsia="Source Sans Pro" w:hAnsi="Source Sans Pro"/>
                    <w:highlight w:val="white"/>
                    <w:rtl w:val="0"/>
                  </w:rPr>
                  <w:t xml:space="preserve">.</w:t>
                </w:r>
              </w:ins>
            </w:sdtContent>
          </w:sdt>
          <w:sdt>
            <w:sdtPr>
              <w:tag w:val="goog_rdk_126"/>
            </w:sdtPr>
            <w:sdtContent>
              <w:del w:author="Marcos Q. Oliva" w:id="78" w:date="2024-10-03T09:48:38Z">
                <w:r w:rsidDel="00000000" w:rsidR="00000000" w:rsidRPr="00000000">
                  <w:rPr>
                    <w:rtl w:val="0"/>
                  </w:rPr>
                </w:r>
              </w:del>
            </w:sdtContent>
          </w:sdt>
        </w:p>
      </w:sdtContent>
    </w:sdt>
    <w:p w:rsidR="00000000" w:rsidDel="00000000" w:rsidP="00000000" w:rsidRDefault="00000000" w:rsidRPr="00000000" w14:paraId="00000175">
      <w:pPr>
        <w:spacing w:line="480" w:lineRule="auto"/>
        <w:rPr>
          <w:rFonts w:ascii="Source Sans Pro" w:cs="Source Sans Pro" w:eastAsia="Source Sans Pro" w:hAnsi="Source Sans Pro"/>
        </w:rPr>
      </w:pPr>
      <w:r w:rsidDel="00000000" w:rsidR="00000000" w:rsidRPr="00000000">
        <w:rPr>
          <w:rtl w:val="0"/>
        </w:rPr>
      </w:r>
    </w:p>
    <w:sdt>
      <w:sdtPr>
        <w:tag w:val="goog_rdk_129"/>
      </w:sdtPr>
      <w:sdtContent>
        <w:p w:rsidR="00000000" w:rsidDel="00000000" w:rsidP="00000000" w:rsidRDefault="00000000" w:rsidRPr="00000000" w14:paraId="00000176">
          <w:pPr>
            <w:spacing w:line="480" w:lineRule="auto"/>
            <w:rPr>
              <w:del w:author="Marcos Q. Oliva" w:id="79" w:date="2024-10-03T09:48:33Z"/>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Araya-Salas, M. (2017). Rraven: connecting R and Raven bioacoustic software. R package version, 1(2).</w:t>
          </w:r>
          <w:sdt>
            <w:sdtPr>
              <w:tag w:val="goog_rdk_128"/>
            </w:sdtPr>
            <w:sdtContent>
              <w:del w:author="Marcos Q. Oliva" w:id="79" w:date="2024-10-03T09:48:33Z">
                <w:r w:rsidDel="00000000" w:rsidR="00000000" w:rsidRPr="00000000">
                  <w:rPr>
                    <w:rtl w:val="0"/>
                  </w:rPr>
                </w:r>
              </w:del>
            </w:sdtContent>
          </w:sdt>
        </w:p>
      </w:sdtContent>
    </w:sdt>
    <w:p w:rsidR="00000000" w:rsidDel="00000000" w:rsidP="00000000" w:rsidRDefault="00000000" w:rsidRPr="00000000" w14:paraId="00000177">
      <w:pPr>
        <w:spacing w:line="480" w:lineRule="auto"/>
        <w:rPr>
          <w:rFonts w:ascii="Source Sans Pro" w:cs="Source Sans Pro" w:eastAsia="Source Sans Pro" w:hAnsi="Source Sans Pro"/>
        </w:rPr>
      </w:pPr>
      <w:sdt>
        <w:sdtPr>
          <w:tag w:val="goog_rdk_130"/>
        </w:sdtPr>
        <w:sdtContent>
          <w:del w:author="Marcos Q. Oliva" w:id="79" w:date="2024-10-03T09:48:33Z">
            <w:r w:rsidDel="00000000" w:rsidR="00000000" w:rsidRPr="00000000">
              <w:rPr>
                <w:rFonts w:ascii="Source Sans Pro" w:cs="Source Sans Pro" w:eastAsia="Source Sans Pro" w:hAnsi="Source Sans Pro"/>
                <w:rtl w:val="0"/>
              </w:rPr>
              <w:delText xml:space="preserve"> </w:delText>
            </w:r>
          </w:del>
        </w:sdtContent>
      </w:sdt>
      <w:r w:rsidDel="00000000" w:rsidR="00000000" w:rsidRPr="00000000">
        <w:rPr>
          <w:rtl w:val="0"/>
        </w:rPr>
      </w:r>
    </w:p>
    <w:sdt>
      <w:sdtPr>
        <w:tag w:val="goog_rdk_132"/>
      </w:sdtPr>
      <w:sdtContent>
        <w:p w:rsidR="00000000" w:rsidDel="00000000" w:rsidP="00000000" w:rsidRDefault="00000000" w:rsidRPr="00000000" w14:paraId="00000178">
          <w:pPr>
            <w:spacing w:line="480" w:lineRule="auto"/>
            <w:rPr>
              <w:del w:author="Marcos Q. Oliva" w:id="80" w:date="2024-10-03T09:48:26Z"/>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Araya‐Salas, M., &amp; Smith‐Vidaurre, G. (2017). warbleR: an R package to streamline analysis of animal acoustic signals. </w:t>
          </w:r>
          <w:r w:rsidDel="00000000" w:rsidR="00000000" w:rsidRPr="00000000">
            <w:rPr>
              <w:rFonts w:ascii="Source Sans Pro" w:cs="Source Sans Pro" w:eastAsia="Source Sans Pro" w:hAnsi="Source Sans Pro"/>
              <w:i w:val="1"/>
              <w:rtl w:val="0"/>
            </w:rPr>
            <w:t xml:space="preserve">Methods in Ecology and Evolution</w:t>
          </w:r>
          <w:r w:rsidDel="00000000" w:rsidR="00000000" w:rsidRPr="00000000">
            <w:rPr>
              <w:rFonts w:ascii="Source Sans Pro" w:cs="Source Sans Pro" w:eastAsia="Source Sans Pro" w:hAnsi="Source Sans Pro"/>
              <w:rtl w:val="0"/>
            </w:rPr>
            <w:t xml:space="preserve">, 8(2), 184-191.</w:t>
          </w:r>
          <w:sdt>
            <w:sdtPr>
              <w:tag w:val="goog_rdk_131"/>
            </w:sdtPr>
            <w:sdtContent>
              <w:del w:author="Marcos Q. Oliva" w:id="80" w:date="2024-10-03T09:48:26Z">
                <w:r w:rsidDel="00000000" w:rsidR="00000000" w:rsidRPr="00000000">
                  <w:rPr>
                    <w:rtl w:val="0"/>
                  </w:rPr>
                </w:r>
              </w:del>
            </w:sdtContent>
          </w:sdt>
        </w:p>
      </w:sdtContent>
    </w:sdt>
    <w:p w:rsidR="00000000" w:rsidDel="00000000" w:rsidP="00000000" w:rsidRDefault="00000000" w:rsidRPr="00000000" w14:paraId="00000179">
      <w:pPr>
        <w:spacing w:line="480" w:lineRule="auto"/>
        <w:rPr>
          <w:rFonts w:ascii="Source Sans Pro" w:cs="Source Sans Pro" w:eastAsia="Source Sans Pro" w:hAnsi="Source Sans Pro"/>
        </w:rPr>
      </w:pPr>
      <w:sdt>
        <w:sdtPr>
          <w:tag w:val="goog_rdk_133"/>
        </w:sdtPr>
        <w:sdtContent>
          <w:del w:author="Marcos Q. Oliva" w:id="80" w:date="2024-10-03T09:48:26Z">
            <w:r w:rsidDel="00000000" w:rsidR="00000000" w:rsidRPr="00000000">
              <w:rPr>
                <w:rFonts w:ascii="Source Sans Pro" w:cs="Source Sans Pro" w:eastAsia="Source Sans Pro" w:hAnsi="Source Sans Pro"/>
                <w:rtl w:val="0"/>
              </w:rPr>
              <w:delText xml:space="preserve"> </w:delText>
            </w:r>
          </w:del>
        </w:sdtContent>
      </w:sdt>
      <w:r w:rsidDel="00000000" w:rsidR="00000000" w:rsidRPr="00000000">
        <w:rPr>
          <w:rtl w:val="0"/>
        </w:rPr>
      </w:r>
    </w:p>
    <w:sdt>
      <w:sdtPr>
        <w:tag w:val="goog_rdk_135"/>
      </w:sdtPr>
      <w:sdtContent>
        <w:p w:rsidR="00000000" w:rsidDel="00000000" w:rsidP="00000000" w:rsidRDefault="00000000" w:rsidRPr="00000000" w14:paraId="0000017A">
          <w:pPr>
            <w:spacing w:line="480" w:lineRule="auto"/>
            <w:rPr>
              <w:del w:author="Marcos Q. Oliva" w:id="81" w:date="2024-10-03T09:48:20Z"/>
              <w:rFonts w:ascii="Source Sans Pro" w:cs="Source Sans Pro" w:eastAsia="Source Sans Pro" w:hAnsi="Source Sans Pro"/>
              <w:highlight w:val="white"/>
            </w:rPr>
          </w:pPr>
          <w:r w:rsidDel="00000000" w:rsidR="00000000" w:rsidRPr="00000000">
            <w:rPr>
              <w:rFonts w:ascii="Source Sans Pro" w:cs="Source Sans Pro" w:eastAsia="Source Sans Pro" w:hAnsi="Source Sans Pro"/>
              <w:highlight w:val="white"/>
              <w:rtl w:val="0"/>
            </w:rPr>
            <w:t xml:space="preserve">Balsby, T., Dabelsteen, T., &amp; Pedersen, S. B. (2003). Degradation of whitethroat vocalisations: implications for song flight and communication network activities. </w:t>
          </w:r>
          <w:r w:rsidDel="00000000" w:rsidR="00000000" w:rsidRPr="00000000">
            <w:rPr>
              <w:rFonts w:ascii="Source Sans Pro" w:cs="Source Sans Pro" w:eastAsia="Source Sans Pro" w:hAnsi="Source Sans Pro"/>
              <w:i w:val="1"/>
              <w:highlight w:val="white"/>
              <w:rtl w:val="0"/>
            </w:rPr>
            <w:t xml:space="preserve">Behaviour</w:t>
          </w:r>
          <w:r w:rsidDel="00000000" w:rsidR="00000000" w:rsidRPr="00000000">
            <w:rPr>
              <w:rFonts w:ascii="Source Sans Pro" w:cs="Source Sans Pro" w:eastAsia="Source Sans Pro" w:hAnsi="Source Sans Pro"/>
              <w:highlight w:val="white"/>
              <w:rtl w:val="0"/>
            </w:rPr>
            <w:t xml:space="preserve">, </w:t>
          </w:r>
          <w:r w:rsidDel="00000000" w:rsidR="00000000" w:rsidRPr="00000000">
            <w:rPr>
              <w:rFonts w:ascii="Source Sans Pro" w:cs="Source Sans Pro" w:eastAsia="Source Sans Pro" w:hAnsi="Source Sans Pro"/>
              <w:i w:val="1"/>
              <w:highlight w:val="white"/>
              <w:rtl w:val="0"/>
            </w:rPr>
            <w:t xml:space="preserve">140</w:t>
          </w:r>
          <w:r w:rsidDel="00000000" w:rsidR="00000000" w:rsidRPr="00000000">
            <w:rPr>
              <w:rFonts w:ascii="Source Sans Pro" w:cs="Source Sans Pro" w:eastAsia="Source Sans Pro" w:hAnsi="Source Sans Pro"/>
              <w:highlight w:val="white"/>
              <w:rtl w:val="0"/>
            </w:rPr>
            <w:t xml:space="preserve">(6), 695-719</w:t>
          </w:r>
          <w:sdt>
            <w:sdtPr>
              <w:tag w:val="goog_rdk_134"/>
            </w:sdtPr>
            <w:sdtContent>
              <w:del w:author="Marcos Q. Oliva" w:id="81" w:date="2024-10-03T09:48:20Z">
                <w:r w:rsidDel="00000000" w:rsidR="00000000" w:rsidRPr="00000000">
                  <w:rPr>
                    <w:rtl w:val="0"/>
                  </w:rPr>
                </w:r>
              </w:del>
            </w:sdtContent>
          </w:sdt>
        </w:p>
      </w:sdtContent>
    </w:sdt>
    <w:p w:rsidR="00000000" w:rsidDel="00000000" w:rsidP="00000000" w:rsidRDefault="00000000" w:rsidRPr="00000000" w14:paraId="0000017B">
      <w:pPr>
        <w:spacing w:line="480" w:lineRule="auto"/>
        <w:rPr>
          <w:rFonts w:ascii="Source Sans Pro" w:cs="Source Sans Pro" w:eastAsia="Source Sans Pro" w:hAnsi="Source Sans Pro"/>
          <w:highlight w:val="white"/>
        </w:rPr>
      </w:pPr>
      <w:r w:rsidDel="00000000" w:rsidR="00000000" w:rsidRPr="00000000">
        <w:rPr>
          <w:rtl w:val="0"/>
        </w:rPr>
      </w:r>
    </w:p>
    <w:p w:rsidR="00000000" w:rsidDel="00000000" w:rsidP="00000000" w:rsidRDefault="00000000" w:rsidRPr="00000000" w14:paraId="0000017C">
      <w:pPr>
        <w:spacing w:line="480" w:lineRule="auto"/>
        <w:rPr>
          <w:rFonts w:ascii="Source Sans Pro" w:cs="Source Sans Pro" w:eastAsia="Source Sans Pro" w:hAnsi="Source Sans Pro"/>
          <w:highlight w:val="white"/>
        </w:rPr>
      </w:pPr>
      <w:r w:rsidDel="00000000" w:rsidR="00000000" w:rsidRPr="00000000">
        <w:rPr>
          <w:rFonts w:ascii="Source Sans Pro" w:cs="Source Sans Pro" w:eastAsia="Source Sans Pro" w:hAnsi="Source Sans Pro"/>
          <w:highlight w:val="white"/>
          <w:rtl w:val="0"/>
        </w:rPr>
        <w:t xml:space="preserve">Barker, N. K., Dabelsteen, T., &amp; Mennill, D. J. (2009). Degradation of male and female rufous-and-white wren songs in a tropical forest: effects of sex, perch height, and habitat. </w:t>
      </w:r>
      <w:r w:rsidDel="00000000" w:rsidR="00000000" w:rsidRPr="00000000">
        <w:rPr>
          <w:rFonts w:ascii="Source Sans Pro" w:cs="Source Sans Pro" w:eastAsia="Source Sans Pro" w:hAnsi="Source Sans Pro"/>
          <w:i w:val="1"/>
          <w:highlight w:val="white"/>
          <w:rtl w:val="0"/>
        </w:rPr>
        <w:t xml:space="preserve">Behaviour</w:t>
      </w:r>
      <w:r w:rsidDel="00000000" w:rsidR="00000000" w:rsidRPr="00000000">
        <w:rPr>
          <w:rFonts w:ascii="Source Sans Pro" w:cs="Source Sans Pro" w:eastAsia="Source Sans Pro" w:hAnsi="Source Sans Pro"/>
          <w:highlight w:val="white"/>
          <w:rtl w:val="0"/>
        </w:rPr>
        <w:t xml:space="preserve">, 1093-1122.</w:t>
      </w:r>
    </w:p>
    <w:p w:rsidR="00000000" w:rsidDel="00000000" w:rsidP="00000000" w:rsidRDefault="00000000" w:rsidRPr="00000000" w14:paraId="0000017D">
      <w:pPr>
        <w:spacing w:after="240" w:before="240" w:line="480" w:lineRule="auto"/>
        <w:rPr>
          <w:rFonts w:ascii="Source Sans Pro" w:cs="Source Sans Pro" w:eastAsia="Source Sans Pro" w:hAnsi="Source Sans Pro"/>
          <w:highlight w:val="white"/>
        </w:rPr>
      </w:pPr>
      <w:r w:rsidDel="00000000" w:rsidR="00000000" w:rsidRPr="00000000">
        <w:rPr>
          <w:rFonts w:ascii="Source Sans Pro" w:cs="Source Sans Pro" w:eastAsia="Source Sans Pro" w:hAnsi="Source Sans Pro"/>
          <w:rtl w:val="0"/>
        </w:rPr>
        <w:t xml:space="preserve">Benedict, L., Hardt, B., &amp; Dargis, L. (2021). Form and Function Predict Acoustic Transmission Properties of the Songs of Male and Female Canyon Wrens. </w:t>
      </w:r>
      <w:r w:rsidDel="00000000" w:rsidR="00000000" w:rsidRPr="00000000">
        <w:rPr>
          <w:rFonts w:ascii="Source Sans Pro" w:cs="Source Sans Pro" w:eastAsia="Source Sans Pro" w:hAnsi="Source Sans Pro"/>
          <w:i w:val="1"/>
          <w:rtl w:val="0"/>
        </w:rPr>
        <w:t xml:space="preserve">Frontiers in Ecology and Evolution</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i w:val="1"/>
          <w:rtl w:val="0"/>
        </w:rPr>
        <w:t xml:space="preserve">9</w:t>
      </w:r>
      <w:r w:rsidDel="00000000" w:rsidR="00000000" w:rsidRPr="00000000">
        <w:rPr>
          <w:rFonts w:ascii="Source Sans Pro" w:cs="Source Sans Pro" w:eastAsia="Source Sans Pro" w:hAnsi="Source Sans Pro"/>
          <w:rtl w:val="0"/>
        </w:rPr>
        <w:t xml:space="preserve">, 797. </w:t>
      </w:r>
      <w:hyperlink r:id="rId12">
        <w:r w:rsidDel="00000000" w:rsidR="00000000" w:rsidRPr="00000000">
          <w:rPr>
            <w:rFonts w:ascii="Source Sans Pro" w:cs="Source Sans Pro" w:eastAsia="Source Sans Pro" w:hAnsi="Source Sans Pro"/>
            <w:rtl w:val="0"/>
          </w:rPr>
          <w:t xml:space="preserve">https://doi.org/10.3389/fevo.2021.722967</w:t>
        </w:r>
      </w:hyperlink>
      <w:r w:rsidDel="00000000" w:rsidR="00000000" w:rsidRPr="00000000">
        <w:rPr>
          <w:rtl w:val="0"/>
        </w:rPr>
      </w:r>
    </w:p>
    <w:p w:rsidR="00000000" w:rsidDel="00000000" w:rsidP="00000000" w:rsidRDefault="00000000" w:rsidRPr="00000000" w14:paraId="0000017E">
      <w:pPr>
        <w:spacing w:after="240" w:before="240"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highlight w:val="white"/>
          <w:rtl w:val="0"/>
        </w:rPr>
        <w:t xml:space="preserve">Bradbury, J. W., &amp; Vehrencamp, S. L. (2011). Principles of animal communication, 2nd edn Sunderland. </w:t>
      </w:r>
      <w:r w:rsidDel="00000000" w:rsidR="00000000" w:rsidRPr="00000000">
        <w:rPr>
          <w:rFonts w:ascii="Source Sans Pro" w:cs="Source Sans Pro" w:eastAsia="Source Sans Pro" w:hAnsi="Source Sans Pro"/>
          <w:i w:val="1"/>
          <w:highlight w:val="white"/>
          <w:rtl w:val="0"/>
        </w:rPr>
        <w:t xml:space="preserve">MA: Sinauer Associates.</w:t>
      </w:r>
      <w:r w:rsidDel="00000000" w:rsidR="00000000" w:rsidRPr="00000000">
        <w:rPr>
          <w:rtl w:val="0"/>
        </w:rPr>
      </w:r>
    </w:p>
    <w:p w:rsidR="00000000" w:rsidDel="00000000" w:rsidP="00000000" w:rsidRDefault="00000000" w:rsidRPr="00000000" w14:paraId="0000017F">
      <w:pPr>
        <w:spacing w:after="240" w:before="240"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Brown, T. J., &amp; Handford, P. (2003). Why birds sing at dawn: the role of consistent song transmission. </w:t>
      </w:r>
      <w:r w:rsidDel="00000000" w:rsidR="00000000" w:rsidRPr="00000000">
        <w:rPr>
          <w:rFonts w:ascii="Source Sans Pro" w:cs="Source Sans Pro" w:eastAsia="Source Sans Pro" w:hAnsi="Source Sans Pro"/>
          <w:i w:val="1"/>
          <w:rtl w:val="0"/>
        </w:rPr>
        <w:t xml:space="preserve">Ibis</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i w:val="1"/>
          <w:rtl w:val="0"/>
        </w:rPr>
        <w:t xml:space="preserve">145</w:t>
      </w:r>
      <w:r w:rsidDel="00000000" w:rsidR="00000000" w:rsidRPr="00000000">
        <w:rPr>
          <w:rFonts w:ascii="Source Sans Pro" w:cs="Source Sans Pro" w:eastAsia="Source Sans Pro" w:hAnsi="Source Sans Pro"/>
          <w:rtl w:val="0"/>
        </w:rPr>
        <w:t xml:space="preserve">(1), 120-129. </w:t>
      </w:r>
      <w:hyperlink r:id="rId13">
        <w:r w:rsidDel="00000000" w:rsidR="00000000" w:rsidRPr="00000000">
          <w:rPr>
            <w:rFonts w:ascii="Source Sans Pro" w:cs="Source Sans Pro" w:eastAsia="Source Sans Pro" w:hAnsi="Source Sans Pro"/>
            <w:rtl w:val="0"/>
          </w:rPr>
          <w:t xml:space="preserve">https://doi.org/10.1046/J.1474-919X.2003.00130.X</w:t>
        </w:r>
      </w:hyperlink>
      <w:r w:rsidDel="00000000" w:rsidR="00000000" w:rsidRPr="00000000">
        <w:rPr>
          <w:rtl w:val="0"/>
        </w:rPr>
      </w:r>
    </w:p>
    <w:sdt>
      <w:sdtPr>
        <w:tag w:val="goog_rdk_137"/>
      </w:sdtPr>
      <w:sdtContent>
        <w:p w:rsidR="00000000" w:rsidDel="00000000" w:rsidP="00000000" w:rsidRDefault="00000000" w:rsidRPr="00000000" w14:paraId="00000180">
          <w:pPr>
            <w:spacing w:line="480" w:lineRule="auto"/>
            <w:rPr>
              <w:del w:author="Marcos Q. Oliva" w:id="82" w:date="2024-10-03T09:48:54Z"/>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Bürkner, P.-C. (2017). brms: An R Package for Bayesian Multilevel Models Using Stan. </w:t>
          </w:r>
          <w:r w:rsidDel="00000000" w:rsidR="00000000" w:rsidRPr="00000000">
            <w:rPr>
              <w:rFonts w:ascii="Source Sans Pro" w:cs="Source Sans Pro" w:eastAsia="Source Sans Pro" w:hAnsi="Source Sans Pro"/>
              <w:i w:val="1"/>
              <w:rtl w:val="0"/>
            </w:rPr>
            <w:t xml:space="preserve">Journal of Statistical Software</w:t>
          </w:r>
          <w:r w:rsidDel="00000000" w:rsidR="00000000" w:rsidRPr="00000000">
            <w:rPr>
              <w:rFonts w:ascii="Source Sans Pro" w:cs="Source Sans Pro" w:eastAsia="Source Sans Pro" w:hAnsi="Source Sans Pro"/>
              <w:rtl w:val="0"/>
            </w:rPr>
            <w:t xml:space="preserve">, 80(1), 1-28. doi:10.18637/jss.v080.i01</w:t>
          </w:r>
          <w:sdt>
            <w:sdtPr>
              <w:tag w:val="goog_rdk_136"/>
            </w:sdtPr>
            <w:sdtContent>
              <w:del w:author="Marcos Q. Oliva" w:id="82" w:date="2024-10-03T09:48:54Z">
                <w:r w:rsidDel="00000000" w:rsidR="00000000" w:rsidRPr="00000000">
                  <w:rPr>
                    <w:rtl w:val="0"/>
                  </w:rPr>
                </w:r>
              </w:del>
            </w:sdtContent>
          </w:sdt>
        </w:p>
      </w:sdtContent>
    </w:sdt>
    <w:p w:rsidR="00000000" w:rsidDel="00000000" w:rsidP="00000000" w:rsidRDefault="00000000" w:rsidRPr="00000000" w14:paraId="00000181">
      <w:pPr>
        <w:spacing w:line="48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82">
      <w:pPr>
        <w:spacing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Bürkner, P.-C. and Charpentier, E. (2020). Modelling monotonic effects of ordinal predictors in Bayesian regression models.</w:t>
      </w:r>
      <w:r w:rsidDel="00000000" w:rsidR="00000000" w:rsidRPr="00000000">
        <w:rPr>
          <w:rFonts w:ascii="Source Sans Pro" w:cs="Source Sans Pro" w:eastAsia="Source Sans Pro" w:hAnsi="Source Sans Pro"/>
          <w:i w:val="1"/>
          <w:rtl w:val="0"/>
        </w:rPr>
        <w:t xml:space="preserve"> Br J Math Stat Psychol</w:t>
      </w:r>
      <w:r w:rsidDel="00000000" w:rsidR="00000000" w:rsidRPr="00000000">
        <w:rPr>
          <w:rFonts w:ascii="Source Sans Pro" w:cs="Source Sans Pro" w:eastAsia="Source Sans Pro" w:hAnsi="Source Sans Pro"/>
          <w:rtl w:val="0"/>
        </w:rPr>
        <w:t xml:space="preserve">, 73: 420-451. https://doi.org/10.1111/bmsp.12195</w:t>
      </w:r>
    </w:p>
    <w:p w:rsidR="00000000" w:rsidDel="00000000" w:rsidP="00000000" w:rsidRDefault="00000000" w:rsidRPr="00000000" w14:paraId="00000183">
      <w:pPr>
        <w:spacing w:after="240" w:before="240"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highlight w:val="white"/>
          <w:rtl w:val="0"/>
        </w:rPr>
        <w:t xml:space="preserve">Cardoso, G. C., &amp; Price, T. D. (2010). Community convergence in bird song. </w:t>
      </w:r>
      <w:r w:rsidDel="00000000" w:rsidR="00000000" w:rsidRPr="00000000">
        <w:rPr>
          <w:rFonts w:ascii="Source Sans Pro" w:cs="Source Sans Pro" w:eastAsia="Source Sans Pro" w:hAnsi="Source Sans Pro"/>
          <w:i w:val="1"/>
          <w:highlight w:val="white"/>
          <w:rtl w:val="0"/>
        </w:rPr>
        <w:t xml:space="preserve">Evolutionary Ecology</w:t>
      </w:r>
      <w:r w:rsidDel="00000000" w:rsidR="00000000" w:rsidRPr="00000000">
        <w:rPr>
          <w:rFonts w:ascii="Source Sans Pro" w:cs="Source Sans Pro" w:eastAsia="Source Sans Pro" w:hAnsi="Source Sans Pro"/>
          <w:highlight w:val="white"/>
          <w:rtl w:val="0"/>
        </w:rPr>
        <w:t xml:space="preserve">, </w:t>
      </w:r>
      <w:r w:rsidDel="00000000" w:rsidR="00000000" w:rsidRPr="00000000">
        <w:rPr>
          <w:rFonts w:ascii="Source Sans Pro" w:cs="Source Sans Pro" w:eastAsia="Source Sans Pro" w:hAnsi="Source Sans Pro"/>
          <w:i w:val="1"/>
          <w:highlight w:val="white"/>
          <w:rtl w:val="0"/>
        </w:rPr>
        <w:t xml:space="preserve">24</w:t>
      </w:r>
      <w:r w:rsidDel="00000000" w:rsidR="00000000" w:rsidRPr="00000000">
        <w:rPr>
          <w:rFonts w:ascii="Source Sans Pro" w:cs="Source Sans Pro" w:eastAsia="Source Sans Pro" w:hAnsi="Source Sans Pro"/>
          <w:highlight w:val="white"/>
          <w:rtl w:val="0"/>
        </w:rPr>
        <w:t xml:space="preserve">, 447-461.</w:t>
      </w:r>
      <w:r w:rsidDel="00000000" w:rsidR="00000000" w:rsidRPr="00000000">
        <w:rPr>
          <w:rtl w:val="0"/>
        </w:rPr>
      </w:r>
    </w:p>
    <w:sdt>
      <w:sdtPr>
        <w:tag w:val="goog_rdk_139"/>
      </w:sdtPr>
      <w:sdtContent>
        <w:p w:rsidR="00000000" w:rsidDel="00000000" w:rsidP="00000000" w:rsidRDefault="00000000" w:rsidRPr="00000000" w14:paraId="00000184">
          <w:pPr>
            <w:spacing w:line="480" w:lineRule="auto"/>
            <w:rPr>
              <w:del w:author="Marcos Q. Oliva" w:id="83" w:date="2024-10-03T09:48:59Z"/>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Dabelsteen, T., Larsen, O. N., &amp; Pedersen, S. B. (1993). Habitat‐induced degradation of sound signals: Quantifying the effects of communication sounds and bird location on blur ratio, excess attenuation, and signal‐to‐noise ratio in blackbird song. The Journal of the Acoustical Society of America, 93(4), 2206-2220.</w:t>
          </w:r>
          <w:sdt>
            <w:sdtPr>
              <w:tag w:val="goog_rdk_138"/>
            </w:sdtPr>
            <w:sdtContent>
              <w:del w:author="Marcos Q. Oliva" w:id="83" w:date="2024-10-03T09:48:59Z">
                <w:r w:rsidDel="00000000" w:rsidR="00000000" w:rsidRPr="00000000">
                  <w:rPr>
                    <w:rtl w:val="0"/>
                  </w:rPr>
                </w:r>
              </w:del>
            </w:sdtContent>
          </w:sdt>
        </w:p>
      </w:sdtContent>
    </w:sdt>
    <w:p w:rsidR="00000000" w:rsidDel="00000000" w:rsidP="00000000" w:rsidRDefault="00000000" w:rsidRPr="00000000" w14:paraId="00000185">
      <w:pPr>
        <w:spacing w:line="48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86">
      <w:pPr>
        <w:spacing w:line="480" w:lineRule="auto"/>
        <w:rPr>
          <w:rFonts w:ascii="Source Sans Pro" w:cs="Source Sans Pro" w:eastAsia="Source Sans Pro" w:hAnsi="Source Sans Pro"/>
          <w:highlight w:val="white"/>
        </w:rPr>
      </w:pPr>
      <w:r w:rsidDel="00000000" w:rsidR="00000000" w:rsidRPr="00000000">
        <w:rPr>
          <w:rFonts w:ascii="Source Sans Pro" w:cs="Source Sans Pro" w:eastAsia="Source Sans Pro" w:hAnsi="Source Sans Pro"/>
          <w:highlight w:val="white"/>
          <w:rtl w:val="0"/>
        </w:rPr>
        <w:t xml:space="preserve">Darden, S. K., Pedersen, S. B., Larsen, O. N., &amp; Dabelsteen, T. (2008). Sound transmission at ground level in a short-grass prairie habitat and its implications for long-range communication in the swift fox </w:t>
      </w:r>
      <w:r w:rsidDel="00000000" w:rsidR="00000000" w:rsidRPr="00000000">
        <w:rPr>
          <w:rFonts w:ascii="Source Sans Pro" w:cs="Source Sans Pro" w:eastAsia="Source Sans Pro" w:hAnsi="Source Sans Pro"/>
          <w:i w:val="1"/>
          <w:highlight w:val="white"/>
          <w:rtl w:val="0"/>
        </w:rPr>
        <w:t xml:space="preserve">Vulpes velox</w:t>
      </w:r>
      <w:r w:rsidDel="00000000" w:rsidR="00000000" w:rsidRPr="00000000">
        <w:rPr>
          <w:rFonts w:ascii="Source Sans Pro" w:cs="Source Sans Pro" w:eastAsia="Source Sans Pro" w:hAnsi="Source Sans Pro"/>
          <w:highlight w:val="white"/>
          <w:rtl w:val="0"/>
        </w:rPr>
        <w:t xml:space="preserve">. </w:t>
      </w:r>
      <w:r w:rsidDel="00000000" w:rsidR="00000000" w:rsidRPr="00000000">
        <w:rPr>
          <w:rFonts w:ascii="Source Sans Pro" w:cs="Source Sans Pro" w:eastAsia="Source Sans Pro" w:hAnsi="Source Sans Pro"/>
          <w:i w:val="1"/>
          <w:highlight w:val="white"/>
          <w:rtl w:val="0"/>
        </w:rPr>
        <w:t xml:space="preserve">The Journal of the Acoustical Society of America</w:t>
      </w:r>
      <w:r w:rsidDel="00000000" w:rsidR="00000000" w:rsidRPr="00000000">
        <w:rPr>
          <w:rFonts w:ascii="Source Sans Pro" w:cs="Source Sans Pro" w:eastAsia="Source Sans Pro" w:hAnsi="Source Sans Pro"/>
          <w:highlight w:val="white"/>
          <w:rtl w:val="0"/>
        </w:rPr>
        <w:t xml:space="preserve">, </w:t>
      </w:r>
      <w:r w:rsidDel="00000000" w:rsidR="00000000" w:rsidRPr="00000000">
        <w:rPr>
          <w:rFonts w:ascii="Source Sans Pro" w:cs="Source Sans Pro" w:eastAsia="Source Sans Pro" w:hAnsi="Source Sans Pro"/>
          <w:i w:val="1"/>
          <w:highlight w:val="white"/>
          <w:rtl w:val="0"/>
        </w:rPr>
        <w:t xml:space="preserve">124</w:t>
      </w:r>
      <w:r w:rsidDel="00000000" w:rsidR="00000000" w:rsidRPr="00000000">
        <w:rPr>
          <w:rFonts w:ascii="Source Sans Pro" w:cs="Source Sans Pro" w:eastAsia="Source Sans Pro" w:hAnsi="Source Sans Pro"/>
          <w:highlight w:val="white"/>
          <w:rtl w:val="0"/>
        </w:rPr>
        <w:t xml:space="preserve">(2), 758-766.</w:t>
      </w:r>
    </w:p>
    <w:p w:rsidR="00000000" w:rsidDel="00000000" w:rsidP="00000000" w:rsidRDefault="00000000" w:rsidRPr="00000000" w14:paraId="00000187">
      <w:pPr>
        <w:spacing w:before="240" w:line="480" w:lineRule="auto"/>
        <w:rPr>
          <w:rFonts w:ascii="Source Sans Pro" w:cs="Source Sans Pro" w:eastAsia="Source Sans Pro" w:hAnsi="Source Sans Pro"/>
          <w:highlight w:val="white"/>
        </w:rPr>
      </w:pPr>
      <w:r w:rsidDel="00000000" w:rsidR="00000000" w:rsidRPr="00000000">
        <w:rPr>
          <w:rFonts w:ascii="Source Sans Pro" w:cs="Source Sans Pro" w:eastAsia="Source Sans Pro" w:hAnsi="Source Sans Pro"/>
          <w:highlight w:val="white"/>
          <w:rtl w:val="0"/>
        </w:rPr>
        <w:t xml:space="preserve">Endler, J. A. (1992). Signals, signal conditions, and the direction of evolution. </w:t>
      </w:r>
      <w:r w:rsidDel="00000000" w:rsidR="00000000" w:rsidRPr="00000000">
        <w:rPr>
          <w:rFonts w:ascii="Source Sans Pro" w:cs="Source Sans Pro" w:eastAsia="Source Sans Pro" w:hAnsi="Source Sans Pro"/>
          <w:i w:val="1"/>
          <w:highlight w:val="white"/>
          <w:rtl w:val="0"/>
        </w:rPr>
        <w:t xml:space="preserve">The American Naturalist</w:t>
      </w:r>
      <w:r w:rsidDel="00000000" w:rsidR="00000000" w:rsidRPr="00000000">
        <w:rPr>
          <w:rFonts w:ascii="Source Sans Pro" w:cs="Source Sans Pro" w:eastAsia="Source Sans Pro" w:hAnsi="Source Sans Pro"/>
          <w:highlight w:val="white"/>
          <w:rtl w:val="0"/>
        </w:rPr>
        <w:t xml:space="preserve">, </w:t>
      </w:r>
      <w:r w:rsidDel="00000000" w:rsidR="00000000" w:rsidRPr="00000000">
        <w:rPr>
          <w:rFonts w:ascii="Source Sans Pro" w:cs="Source Sans Pro" w:eastAsia="Source Sans Pro" w:hAnsi="Source Sans Pro"/>
          <w:i w:val="1"/>
          <w:highlight w:val="white"/>
          <w:rtl w:val="0"/>
        </w:rPr>
        <w:t xml:space="preserve">139</w:t>
      </w:r>
      <w:r w:rsidDel="00000000" w:rsidR="00000000" w:rsidRPr="00000000">
        <w:rPr>
          <w:rFonts w:ascii="Source Sans Pro" w:cs="Source Sans Pro" w:eastAsia="Source Sans Pro" w:hAnsi="Source Sans Pro"/>
          <w:highlight w:val="white"/>
          <w:rtl w:val="0"/>
        </w:rPr>
        <w:t xml:space="preserve">, S125-S153</w:t>
      </w:r>
    </w:p>
    <w:p w:rsidR="00000000" w:rsidDel="00000000" w:rsidP="00000000" w:rsidRDefault="00000000" w:rsidRPr="00000000" w14:paraId="00000188">
      <w:pPr>
        <w:spacing w:before="240"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highlight w:val="white"/>
          <w:rtl w:val="0"/>
        </w:rPr>
        <w:t xml:space="preserve">Gelman, A. (2008). Scaling regression inputs by dividing by two standard deviations. </w:t>
      </w:r>
      <w:r w:rsidDel="00000000" w:rsidR="00000000" w:rsidRPr="00000000">
        <w:rPr>
          <w:rFonts w:ascii="Source Sans Pro" w:cs="Source Sans Pro" w:eastAsia="Source Sans Pro" w:hAnsi="Source Sans Pro"/>
          <w:i w:val="1"/>
          <w:highlight w:val="white"/>
          <w:rtl w:val="0"/>
        </w:rPr>
        <w:t xml:space="preserve">Statistics in medicine</w:t>
      </w:r>
      <w:r w:rsidDel="00000000" w:rsidR="00000000" w:rsidRPr="00000000">
        <w:rPr>
          <w:rFonts w:ascii="Source Sans Pro" w:cs="Source Sans Pro" w:eastAsia="Source Sans Pro" w:hAnsi="Source Sans Pro"/>
          <w:highlight w:val="white"/>
          <w:rtl w:val="0"/>
        </w:rPr>
        <w:t xml:space="preserve">, </w:t>
      </w:r>
      <w:r w:rsidDel="00000000" w:rsidR="00000000" w:rsidRPr="00000000">
        <w:rPr>
          <w:rFonts w:ascii="Source Sans Pro" w:cs="Source Sans Pro" w:eastAsia="Source Sans Pro" w:hAnsi="Source Sans Pro"/>
          <w:i w:val="1"/>
          <w:highlight w:val="white"/>
          <w:rtl w:val="0"/>
        </w:rPr>
        <w:t xml:space="preserve">27</w:t>
      </w:r>
      <w:r w:rsidDel="00000000" w:rsidR="00000000" w:rsidRPr="00000000">
        <w:rPr>
          <w:rFonts w:ascii="Source Sans Pro" w:cs="Source Sans Pro" w:eastAsia="Source Sans Pro" w:hAnsi="Source Sans Pro"/>
          <w:highlight w:val="white"/>
          <w:rtl w:val="0"/>
        </w:rPr>
        <w:t xml:space="preserve">(15), 2865-2873.</w:t>
      </w:r>
      <w:r w:rsidDel="00000000" w:rsidR="00000000" w:rsidRPr="00000000">
        <w:rPr>
          <w:rtl w:val="0"/>
        </w:rPr>
      </w:r>
    </w:p>
    <w:p w:rsidR="00000000" w:rsidDel="00000000" w:rsidP="00000000" w:rsidRDefault="00000000" w:rsidRPr="00000000" w14:paraId="00000189">
      <w:pPr>
        <w:spacing w:before="240" w:line="480" w:lineRule="auto"/>
        <w:rPr>
          <w:rFonts w:ascii="Source Sans Pro" w:cs="Source Sans Pro" w:eastAsia="Source Sans Pro" w:hAnsi="Source Sans Pro"/>
          <w:highlight w:val="white"/>
        </w:rPr>
      </w:pPr>
      <w:r w:rsidDel="00000000" w:rsidR="00000000" w:rsidRPr="00000000">
        <w:rPr>
          <w:rFonts w:ascii="Source Sans Pro" w:cs="Source Sans Pro" w:eastAsia="Source Sans Pro" w:hAnsi="Source Sans Pro"/>
          <w:highlight w:val="white"/>
          <w:rtl w:val="0"/>
        </w:rPr>
        <w:t xml:space="preserve">Grabarczyk, E. E., &amp; Gill, S. A. (2020). Anthropogenic noise masking diminishes house wren (</w:t>
      </w:r>
      <w:r w:rsidDel="00000000" w:rsidR="00000000" w:rsidRPr="00000000">
        <w:rPr>
          <w:rFonts w:ascii="Source Sans Pro" w:cs="Source Sans Pro" w:eastAsia="Source Sans Pro" w:hAnsi="Source Sans Pro"/>
          <w:i w:val="1"/>
          <w:highlight w:val="white"/>
          <w:rtl w:val="0"/>
        </w:rPr>
        <w:t xml:space="preserve">Troglodytes aedon</w:t>
      </w:r>
      <w:r w:rsidDel="00000000" w:rsidR="00000000" w:rsidRPr="00000000">
        <w:rPr>
          <w:rFonts w:ascii="Source Sans Pro" w:cs="Source Sans Pro" w:eastAsia="Source Sans Pro" w:hAnsi="Source Sans Pro"/>
          <w:highlight w:val="white"/>
          <w:rtl w:val="0"/>
        </w:rPr>
        <w:t xml:space="preserve">) song transmission in urban natural areas. </w:t>
      </w:r>
      <w:r w:rsidDel="00000000" w:rsidR="00000000" w:rsidRPr="00000000">
        <w:rPr>
          <w:rFonts w:ascii="Source Sans Pro" w:cs="Source Sans Pro" w:eastAsia="Source Sans Pro" w:hAnsi="Source Sans Pro"/>
          <w:i w:val="1"/>
          <w:highlight w:val="white"/>
          <w:rtl w:val="0"/>
        </w:rPr>
        <w:t xml:space="preserve">Bioacoustics</w:t>
      </w:r>
      <w:r w:rsidDel="00000000" w:rsidR="00000000" w:rsidRPr="00000000">
        <w:rPr>
          <w:rFonts w:ascii="Source Sans Pro" w:cs="Source Sans Pro" w:eastAsia="Source Sans Pro" w:hAnsi="Source Sans Pro"/>
          <w:highlight w:val="white"/>
          <w:rtl w:val="0"/>
        </w:rPr>
        <w:t xml:space="preserve">, </w:t>
      </w:r>
      <w:r w:rsidDel="00000000" w:rsidR="00000000" w:rsidRPr="00000000">
        <w:rPr>
          <w:rFonts w:ascii="Source Sans Pro" w:cs="Source Sans Pro" w:eastAsia="Source Sans Pro" w:hAnsi="Source Sans Pro"/>
          <w:i w:val="1"/>
          <w:highlight w:val="white"/>
          <w:rtl w:val="0"/>
        </w:rPr>
        <w:t xml:space="preserve">29</w:t>
      </w:r>
      <w:r w:rsidDel="00000000" w:rsidR="00000000" w:rsidRPr="00000000">
        <w:rPr>
          <w:rFonts w:ascii="Source Sans Pro" w:cs="Source Sans Pro" w:eastAsia="Source Sans Pro" w:hAnsi="Source Sans Pro"/>
          <w:highlight w:val="white"/>
          <w:rtl w:val="0"/>
        </w:rPr>
        <w:t xml:space="preserve">(5), 518-532.</w:t>
      </w:r>
    </w:p>
    <w:sdt>
      <w:sdtPr>
        <w:tag w:val="goog_rdk_141"/>
      </w:sdtPr>
      <w:sdtContent>
        <w:p w:rsidR="00000000" w:rsidDel="00000000" w:rsidP="00000000" w:rsidRDefault="00000000" w:rsidRPr="00000000" w14:paraId="0000018A">
          <w:pPr>
            <w:spacing w:before="240" w:line="480" w:lineRule="auto"/>
            <w:rPr>
              <w:del w:author="Marcos Q. Oliva" w:id="84" w:date="2024-10-03T09:49:05Z"/>
              <w:rFonts w:ascii="Source Sans Pro" w:cs="Source Sans Pro" w:eastAsia="Source Sans Pro" w:hAnsi="Source Sans Pro"/>
              <w:highlight w:val="white"/>
            </w:rPr>
          </w:pPr>
          <w:r w:rsidDel="00000000" w:rsidR="00000000" w:rsidRPr="00000000">
            <w:rPr>
              <w:rFonts w:ascii="Source Sans Pro" w:cs="Source Sans Pro" w:eastAsia="Source Sans Pro" w:hAnsi="Source Sans Pro"/>
              <w:highlight w:val="white"/>
              <w:rtl w:val="0"/>
            </w:rPr>
            <w:t xml:space="preserve">Graham, B. A., Sandoval, L., Dabelsteen, T., &amp; Mennill, D. J. (2017). A test of the Acoustic Adaptation Hypothesis in three types of tropical forest: degradation of male and female Rufous-and-white Wren songs. </w:t>
          </w:r>
          <w:r w:rsidDel="00000000" w:rsidR="00000000" w:rsidRPr="00000000">
            <w:rPr>
              <w:rFonts w:ascii="Source Sans Pro" w:cs="Source Sans Pro" w:eastAsia="Source Sans Pro" w:hAnsi="Source Sans Pro"/>
              <w:i w:val="1"/>
              <w:highlight w:val="white"/>
              <w:rtl w:val="0"/>
            </w:rPr>
            <w:t xml:space="preserve">Bioacoustics</w:t>
          </w:r>
          <w:r w:rsidDel="00000000" w:rsidR="00000000" w:rsidRPr="00000000">
            <w:rPr>
              <w:rFonts w:ascii="Source Sans Pro" w:cs="Source Sans Pro" w:eastAsia="Source Sans Pro" w:hAnsi="Source Sans Pro"/>
              <w:highlight w:val="white"/>
              <w:rtl w:val="0"/>
            </w:rPr>
            <w:t xml:space="preserve">, </w:t>
          </w:r>
          <w:r w:rsidDel="00000000" w:rsidR="00000000" w:rsidRPr="00000000">
            <w:rPr>
              <w:rFonts w:ascii="Source Sans Pro" w:cs="Source Sans Pro" w:eastAsia="Source Sans Pro" w:hAnsi="Source Sans Pro"/>
              <w:i w:val="1"/>
              <w:highlight w:val="white"/>
              <w:rtl w:val="0"/>
            </w:rPr>
            <w:t xml:space="preserve">26</w:t>
          </w:r>
          <w:r w:rsidDel="00000000" w:rsidR="00000000" w:rsidRPr="00000000">
            <w:rPr>
              <w:rFonts w:ascii="Source Sans Pro" w:cs="Source Sans Pro" w:eastAsia="Source Sans Pro" w:hAnsi="Source Sans Pro"/>
              <w:highlight w:val="white"/>
              <w:rtl w:val="0"/>
            </w:rPr>
            <w:t xml:space="preserve">(1), 37-61.</w:t>
          </w:r>
          <w:sdt>
            <w:sdtPr>
              <w:tag w:val="goog_rdk_140"/>
            </w:sdtPr>
            <w:sdtContent>
              <w:del w:author="Marcos Q. Oliva" w:id="84" w:date="2024-10-03T09:49:05Z">
                <w:r w:rsidDel="00000000" w:rsidR="00000000" w:rsidRPr="00000000">
                  <w:rPr>
                    <w:rtl w:val="0"/>
                  </w:rPr>
                </w:r>
              </w:del>
            </w:sdtContent>
          </w:sdt>
        </w:p>
      </w:sdtContent>
    </w:sdt>
    <w:sdt>
      <w:sdtPr>
        <w:tag w:val="goog_rdk_143"/>
      </w:sdtPr>
      <w:sdtContent>
        <w:p w:rsidR="00000000" w:rsidDel="00000000" w:rsidP="00000000" w:rsidRDefault="00000000" w:rsidRPr="00000000" w14:paraId="0000018B">
          <w:pPr>
            <w:spacing w:before="240" w:line="480" w:lineRule="auto"/>
            <w:rPr>
              <w:del w:author="Marcos Q. Oliva" w:id="84" w:date="2024-10-03T09:49:05Z"/>
              <w:rFonts w:ascii="Source Sans Pro" w:cs="Source Sans Pro" w:eastAsia="Source Sans Pro" w:hAnsi="Source Sans Pro"/>
            </w:rPr>
            <w:pPrChange w:author="Marcos Q. Oliva" w:id="0" w:date="2024-10-03T09:49:05Z">
              <w:pPr>
                <w:spacing w:line="480" w:lineRule="auto"/>
              </w:pPr>
            </w:pPrChange>
          </w:pPr>
          <w:sdt>
            <w:sdtPr>
              <w:tag w:val="goog_rdk_142"/>
            </w:sdtPr>
            <w:sdtContent>
              <w:del w:author="Marcos Q. Oliva" w:id="84" w:date="2024-10-03T09:49:05Z">
                <w:r w:rsidDel="00000000" w:rsidR="00000000" w:rsidRPr="00000000">
                  <w:rPr>
                    <w:rtl w:val="0"/>
                  </w:rPr>
                </w:r>
              </w:del>
            </w:sdtContent>
          </w:sdt>
        </w:p>
      </w:sdtContent>
    </w:sdt>
    <w:sdt>
      <w:sdtPr>
        <w:tag w:val="goog_rdk_145"/>
      </w:sdtPr>
      <w:sdtContent>
        <w:p w:rsidR="00000000" w:rsidDel="00000000" w:rsidP="00000000" w:rsidRDefault="00000000" w:rsidRPr="00000000" w14:paraId="0000018C">
          <w:pPr>
            <w:spacing w:line="480" w:lineRule="auto"/>
            <w:rPr>
              <w:del w:author="Marcos Q. Oliva" w:id="86" w:date="2024-10-03T09:49:03Z"/>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Hardt, B., &amp; Benedict, L. (2020). Can you hear me now? A review of signal transmission and experimental evidence for the acoustic adaptation hypothesis. </w:t>
          </w:r>
          <w:r w:rsidDel="00000000" w:rsidR="00000000" w:rsidRPr="00000000">
            <w:rPr>
              <w:rFonts w:ascii="Source Sans Pro" w:cs="Source Sans Pro" w:eastAsia="Source Sans Pro" w:hAnsi="Source Sans Pro"/>
              <w:i w:val="1"/>
              <w:rtl w:val="0"/>
            </w:rPr>
            <w:t xml:space="preserve">Bioacoustics</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i w:val="1"/>
              <w:rtl w:val="0"/>
            </w:rPr>
            <w:t xml:space="preserve">30</w:t>
          </w:r>
          <w:r w:rsidDel="00000000" w:rsidR="00000000" w:rsidRPr="00000000">
            <w:rPr>
              <w:rFonts w:ascii="Source Sans Pro" w:cs="Source Sans Pro" w:eastAsia="Source Sans Pro" w:hAnsi="Source Sans Pro"/>
              <w:rtl w:val="0"/>
            </w:rPr>
            <w:t xml:space="preserve">(6), 716-742. https://doi.org/10.1080/09524622.2020.1858448</w:t>
          </w:r>
          <w:sdt>
            <w:sdtPr>
              <w:tag w:val="goog_rdk_144"/>
            </w:sdtPr>
            <w:sdtContent>
              <w:del w:author="Marcos Q. Oliva" w:id="86" w:date="2024-10-03T09:49:03Z">
                <w:r w:rsidDel="00000000" w:rsidR="00000000" w:rsidRPr="00000000">
                  <w:rPr>
                    <w:rtl w:val="0"/>
                  </w:rPr>
                </w:r>
              </w:del>
            </w:sdtContent>
          </w:sdt>
        </w:p>
      </w:sdtContent>
    </w:sdt>
    <w:p w:rsidR="00000000" w:rsidDel="00000000" w:rsidP="00000000" w:rsidRDefault="00000000" w:rsidRPr="00000000" w14:paraId="0000018D">
      <w:pPr>
        <w:spacing w:line="48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8E">
      <w:pPr>
        <w:spacing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highlight w:val="white"/>
          <w:rtl w:val="0"/>
        </w:rPr>
        <w:t xml:space="preserve">Holland, J., Dabelsteen, T., Pedersen, S. B., &amp; Larsen, O. N. (1998). Degradation of wren </w:t>
      </w:r>
      <w:r w:rsidDel="00000000" w:rsidR="00000000" w:rsidRPr="00000000">
        <w:rPr>
          <w:rFonts w:ascii="Source Sans Pro" w:cs="Source Sans Pro" w:eastAsia="Source Sans Pro" w:hAnsi="Source Sans Pro"/>
          <w:i w:val="1"/>
          <w:highlight w:val="white"/>
          <w:rtl w:val="0"/>
        </w:rPr>
        <w:t xml:space="preserve">Troglodytes troglodytes</w:t>
      </w:r>
      <w:r w:rsidDel="00000000" w:rsidR="00000000" w:rsidRPr="00000000">
        <w:rPr>
          <w:rFonts w:ascii="Source Sans Pro" w:cs="Source Sans Pro" w:eastAsia="Source Sans Pro" w:hAnsi="Source Sans Pro"/>
          <w:highlight w:val="white"/>
          <w:rtl w:val="0"/>
        </w:rPr>
        <w:t xml:space="preserve"> song: implications for information transfer and ranging. </w:t>
      </w:r>
      <w:r w:rsidDel="00000000" w:rsidR="00000000" w:rsidRPr="00000000">
        <w:rPr>
          <w:rFonts w:ascii="Source Sans Pro" w:cs="Source Sans Pro" w:eastAsia="Source Sans Pro" w:hAnsi="Source Sans Pro"/>
          <w:i w:val="1"/>
          <w:highlight w:val="white"/>
          <w:rtl w:val="0"/>
        </w:rPr>
        <w:t xml:space="preserve">The Journal of the Acoustical Society of America</w:t>
      </w:r>
      <w:r w:rsidDel="00000000" w:rsidR="00000000" w:rsidRPr="00000000">
        <w:rPr>
          <w:rFonts w:ascii="Source Sans Pro" w:cs="Source Sans Pro" w:eastAsia="Source Sans Pro" w:hAnsi="Source Sans Pro"/>
          <w:highlight w:val="white"/>
          <w:rtl w:val="0"/>
        </w:rPr>
        <w:t xml:space="preserve">, </w:t>
      </w:r>
      <w:r w:rsidDel="00000000" w:rsidR="00000000" w:rsidRPr="00000000">
        <w:rPr>
          <w:rFonts w:ascii="Source Sans Pro" w:cs="Source Sans Pro" w:eastAsia="Source Sans Pro" w:hAnsi="Source Sans Pro"/>
          <w:i w:val="1"/>
          <w:highlight w:val="white"/>
          <w:rtl w:val="0"/>
        </w:rPr>
        <w:t xml:space="preserve">103</w:t>
      </w:r>
      <w:r w:rsidDel="00000000" w:rsidR="00000000" w:rsidRPr="00000000">
        <w:rPr>
          <w:rFonts w:ascii="Source Sans Pro" w:cs="Source Sans Pro" w:eastAsia="Source Sans Pro" w:hAnsi="Source Sans Pro"/>
          <w:highlight w:val="white"/>
          <w:rtl w:val="0"/>
        </w:rPr>
        <w:t xml:space="preserve">(4), 2154-2166</w:t>
      </w:r>
      <w:r w:rsidDel="00000000" w:rsidR="00000000" w:rsidRPr="00000000">
        <w:rPr>
          <w:rtl w:val="0"/>
        </w:rPr>
      </w:r>
    </w:p>
    <w:p w:rsidR="00000000" w:rsidDel="00000000" w:rsidP="00000000" w:rsidRDefault="00000000" w:rsidRPr="00000000" w14:paraId="0000018F">
      <w:pPr>
        <w:spacing w:line="480" w:lineRule="auto"/>
        <w:rPr>
          <w:rFonts w:ascii="Source Sans Pro" w:cs="Source Sans Pro" w:eastAsia="Source Sans Pro" w:hAnsi="Source Sans Pro"/>
        </w:rPr>
      </w:pPr>
      <w:r w:rsidDel="00000000" w:rsidR="00000000" w:rsidRPr="00000000">
        <w:rPr>
          <w:rtl w:val="0"/>
        </w:rPr>
      </w:r>
    </w:p>
    <w:sdt>
      <w:sdtPr>
        <w:tag w:val="goog_rdk_147"/>
      </w:sdtPr>
      <w:sdtContent>
        <w:p w:rsidR="00000000" w:rsidDel="00000000" w:rsidP="00000000" w:rsidRDefault="00000000" w:rsidRPr="00000000" w14:paraId="00000190">
          <w:pPr>
            <w:spacing w:line="480" w:lineRule="auto"/>
            <w:rPr>
              <w:del w:author="Marcos Q. Oliva" w:id="87" w:date="2024-10-03T09:49:09Z"/>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Holland, J., Dabelsteen, T., Pedersen, S. B., &amp; Paris, A.L. (2001). Potential ranging cues contained within the enegetic pauses of transmitted wren song. </w:t>
          </w:r>
          <w:r w:rsidDel="00000000" w:rsidR="00000000" w:rsidRPr="00000000">
            <w:rPr>
              <w:rFonts w:ascii="Source Sans Pro" w:cs="Source Sans Pro" w:eastAsia="Source Sans Pro" w:hAnsi="Source Sans Pro"/>
              <w:i w:val="1"/>
              <w:rtl w:val="0"/>
            </w:rPr>
            <w:t xml:space="preserve">Bioacoustics</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i w:val="1"/>
              <w:rtl w:val="0"/>
            </w:rPr>
            <w:t xml:space="preserve">12</w:t>
          </w:r>
          <w:r w:rsidDel="00000000" w:rsidR="00000000" w:rsidRPr="00000000">
            <w:rPr>
              <w:rFonts w:ascii="Source Sans Pro" w:cs="Source Sans Pro" w:eastAsia="Source Sans Pro" w:hAnsi="Source Sans Pro"/>
              <w:rtl w:val="0"/>
            </w:rPr>
            <w:t xml:space="preserve">(1), 3-20.</w:t>
          </w:r>
          <w:sdt>
            <w:sdtPr>
              <w:tag w:val="goog_rdk_146"/>
            </w:sdtPr>
            <w:sdtContent>
              <w:del w:author="Marcos Q. Oliva" w:id="87" w:date="2024-10-03T09:49:09Z">
                <w:r w:rsidDel="00000000" w:rsidR="00000000" w:rsidRPr="00000000">
                  <w:rPr>
                    <w:rtl w:val="0"/>
                  </w:rPr>
                </w:r>
              </w:del>
            </w:sdtContent>
          </w:sdt>
        </w:p>
      </w:sdtContent>
    </w:sdt>
    <w:p w:rsidR="00000000" w:rsidDel="00000000" w:rsidP="00000000" w:rsidRDefault="00000000" w:rsidRPr="00000000" w14:paraId="00000191">
      <w:pPr>
        <w:spacing w:line="480" w:lineRule="auto"/>
        <w:rPr>
          <w:rFonts w:ascii="Source Sans Pro" w:cs="Source Sans Pro" w:eastAsia="Source Sans Pro" w:hAnsi="Source Sans Pro"/>
        </w:rPr>
      </w:pPr>
      <w:r w:rsidDel="00000000" w:rsidR="00000000" w:rsidRPr="00000000">
        <w:rPr>
          <w:rtl w:val="0"/>
        </w:rPr>
      </w:r>
    </w:p>
    <w:sdt>
      <w:sdtPr>
        <w:tag w:val="goog_rdk_149"/>
      </w:sdtPr>
      <w:sdtContent>
        <w:p w:rsidR="00000000" w:rsidDel="00000000" w:rsidP="00000000" w:rsidRDefault="00000000" w:rsidRPr="00000000" w14:paraId="00000192">
          <w:pPr>
            <w:spacing w:line="480" w:lineRule="auto"/>
            <w:rPr>
              <w:del w:author="Marcos Q. Oliva" w:id="88" w:date="2024-10-03T09:49:11Z"/>
              <w:rFonts w:ascii="Source Sans Pro" w:cs="Source Sans Pro" w:eastAsia="Source Sans Pro" w:hAnsi="Source Sans Pro"/>
            </w:rPr>
          </w:pPr>
          <w:r w:rsidDel="00000000" w:rsidR="00000000" w:rsidRPr="00000000">
            <w:rPr>
              <w:rFonts w:ascii="Source Sans Pro" w:cs="Source Sans Pro" w:eastAsia="Source Sans Pro" w:hAnsi="Source Sans Pro"/>
              <w:highlight w:val="white"/>
              <w:rtl w:val="0"/>
            </w:rPr>
            <w:t xml:space="preserve">Kime, N. M., Turner, W. R., &amp; Ryan, M. J. (2000). The transmission of advertisement calls in Central American frogs. </w:t>
          </w:r>
          <w:r w:rsidDel="00000000" w:rsidR="00000000" w:rsidRPr="00000000">
            <w:rPr>
              <w:rFonts w:ascii="Source Sans Pro" w:cs="Source Sans Pro" w:eastAsia="Source Sans Pro" w:hAnsi="Source Sans Pro"/>
              <w:i w:val="1"/>
              <w:highlight w:val="white"/>
              <w:rtl w:val="0"/>
            </w:rPr>
            <w:t xml:space="preserve">Behavioral Ecology</w:t>
          </w:r>
          <w:r w:rsidDel="00000000" w:rsidR="00000000" w:rsidRPr="00000000">
            <w:rPr>
              <w:rFonts w:ascii="Source Sans Pro" w:cs="Source Sans Pro" w:eastAsia="Source Sans Pro" w:hAnsi="Source Sans Pro"/>
              <w:highlight w:val="white"/>
              <w:rtl w:val="0"/>
            </w:rPr>
            <w:t xml:space="preserve">, </w:t>
          </w:r>
          <w:r w:rsidDel="00000000" w:rsidR="00000000" w:rsidRPr="00000000">
            <w:rPr>
              <w:rFonts w:ascii="Source Sans Pro" w:cs="Source Sans Pro" w:eastAsia="Source Sans Pro" w:hAnsi="Source Sans Pro"/>
              <w:i w:val="1"/>
              <w:highlight w:val="white"/>
              <w:rtl w:val="0"/>
            </w:rPr>
            <w:t xml:space="preserve">11</w:t>
          </w:r>
          <w:r w:rsidDel="00000000" w:rsidR="00000000" w:rsidRPr="00000000">
            <w:rPr>
              <w:rFonts w:ascii="Source Sans Pro" w:cs="Source Sans Pro" w:eastAsia="Source Sans Pro" w:hAnsi="Source Sans Pro"/>
              <w:highlight w:val="white"/>
              <w:rtl w:val="0"/>
            </w:rPr>
            <w:t xml:space="preserve">(1), 71-83</w:t>
          </w:r>
          <w:sdt>
            <w:sdtPr>
              <w:tag w:val="goog_rdk_148"/>
            </w:sdtPr>
            <w:sdtContent>
              <w:del w:author="Marcos Q. Oliva" w:id="88" w:date="2024-10-03T09:49:11Z">
                <w:r w:rsidDel="00000000" w:rsidR="00000000" w:rsidRPr="00000000">
                  <w:rPr>
                    <w:rtl w:val="0"/>
                  </w:rPr>
                </w:r>
              </w:del>
            </w:sdtContent>
          </w:sdt>
        </w:p>
      </w:sdtContent>
    </w:sdt>
    <w:p w:rsidR="00000000" w:rsidDel="00000000" w:rsidP="00000000" w:rsidRDefault="00000000" w:rsidRPr="00000000" w14:paraId="00000193">
      <w:pPr>
        <w:spacing w:line="480" w:lineRule="auto"/>
        <w:rPr>
          <w:rFonts w:ascii="Source Sans Pro" w:cs="Source Sans Pro" w:eastAsia="Source Sans Pro" w:hAnsi="Source Sans Pro"/>
        </w:rPr>
      </w:pPr>
      <w:r w:rsidDel="00000000" w:rsidR="00000000" w:rsidRPr="00000000">
        <w:rPr>
          <w:rtl w:val="0"/>
        </w:rPr>
      </w:r>
    </w:p>
    <w:sdt>
      <w:sdtPr>
        <w:tag w:val="goog_rdk_151"/>
      </w:sdtPr>
      <w:sdtContent>
        <w:p w:rsidR="00000000" w:rsidDel="00000000" w:rsidP="00000000" w:rsidRDefault="00000000" w:rsidRPr="00000000" w14:paraId="00000194">
          <w:pPr>
            <w:spacing w:line="480" w:lineRule="auto"/>
            <w:rPr>
              <w:del w:author="Marcos Q. Oliva" w:id="89" w:date="2024-10-03T09:49:21Z"/>
              <w:rFonts w:ascii="Source Sans Pro" w:cs="Source Sans Pro" w:eastAsia="Source Sans Pro" w:hAnsi="Source Sans Pro"/>
              <w:highlight w:val="white"/>
            </w:rPr>
          </w:pPr>
          <w:r w:rsidDel="00000000" w:rsidR="00000000" w:rsidRPr="00000000">
            <w:rPr>
              <w:rFonts w:ascii="Source Sans Pro" w:cs="Source Sans Pro" w:eastAsia="Source Sans Pro" w:hAnsi="Source Sans Pro"/>
              <w:highlight w:val="white"/>
              <w:rtl w:val="0"/>
            </w:rPr>
            <w:t xml:space="preserve">Lampe, H., Larsen, O., Pedersen, S., &amp; Dabelsteen, T. (2007). Song degradation in the hole-nesting pied flycatcher </w:t>
          </w:r>
          <w:r w:rsidDel="00000000" w:rsidR="00000000" w:rsidRPr="00000000">
            <w:rPr>
              <w:rFonts w:ascii="Source Sans Pro" w:cs="Source Sans Pro" w:eastAsia="Source Sans Pro" w:hAnsi="Source Sans Pro"/>
              <w:i w:val="1"/>
              <w:highlight w:val="white"/>
              <w:rtl w:val="0"/>
            </w:rPr>
            <w:t xml:space="preserve">Ficedula hypoleuca</w:t>
          </w:r>
          <w:r w:rsidDel="00000000" w:rsidR="00000000" w:rsidRPr="00000000">
            <w:rPr>
              <w:rFonts w:ascii="Source Sans Pro" w:cs="Source Sans Pro" w:eastAsia="Source Sans Pro" w:hAnsi="Source Sans Pro"/>
              <w:highlight w:val="white"/>
              <w:rtl w:val="0"/>
            </w:rPr>
            <w:t xml:space="preserve">: implications for polyterritorial behaviour in contrasting habitat-types. </w:t>
          </w:r>
          <w:r w:rsidDel="00000000" w:rsidR="00000000" w:rsidRPr="00000000">
            <w:rPr>
              <w:rFonts w:ascii="Source Sans Pro" w:cs="Source Sans Pro" w:eastAsia="Source Sans Pro" w:hAnsi="Source Sans Pro"/>
              <w:i w:val="1"/>
              <w:highlight w:val="white"/>
              <w:rtl w:val="0"/>
            </w:rPr>
            <w:t xml:space="preserve">Behaviour</w:t>
          </w:r>
          <w:r w:rsidDel="00000000" w:rsidR="00000000" w:rsidRPr="00000000">
            <w:rPr>
              <w:rFonts w:ascii="Source Sans Pro" w:cs="Source Sans Pro" w:eastAsia="Source Sans Pro" w:hAnsi="Source Sans Pro"/>
              <w:highlight w:val="white"/>
              <w:rtl w:val="0"/>
            </w:rPr>
            <w:t xml:space="preserve">, </w:t>
          </w:r>
          <w:r w:rsidDel="00000000" w:rsidR="00000000" w:rsidRPr="00000000">
            <w:rPr>
              <w:rFonts w:ascii="Source Sans Pro" w:cs="Source Sans Pro" w:eastAsia="Source Sans Pro" w:hAnsi="Source Sans Pro"/>
              <w:i w:val="1"/>
              <w:highlight w:val="white"/>
              <w:rtl w:val="0"/>
            </w:rPr>
            <w:t xml:space="preserve">144</w:t>
          </w:r>
          <w:r w:rsidDel="00000000" w:rsidR="00000000" w:rsidRPr="00000000">
            <w:rPr>
              <w:rFonts w:ascii="Source Sans Pro" w:cs="Source Sans Pro" w:eastAsia="Source Sans Pro" w:hAnsi="Source Sans Pro"/>
              <w:highlight w:val="white"/>
              <w:rtl w:val="0"/>
            </w:rPr>
            <w:t xml:space="preserve">(10), 1161-1178.</w:t>
          </w:r>
          <w:sdt>
            <w:sdtPr>
              <w:tag w:val="goog_rdk_150"/>
            </w:sdtPr>
            <w:sdtContent>
              <w:del w:author="Marcos Q. Oliva" w:id="89" w:date="2024-10-03T09:49:21Z">
                <w:r w:rsidDel="00000000" w:rsidR="00000000" w:rsidRPr="00000000">
                  <w:rPr>
                    <w:rtl w:val="0"/>
                  </w:rPr>
                </w:r>
              </w:del>
            </w:sdtContent>
          </w:sdt>
        </w:p>
      </w:sdtContent>
    </w:sdt>
    <w:sdt>
      <w:sdtPr>
        <w:tag w:val="goog_rdk_153"/>
      </w:sdtPr>
      <w:sdtContent>
        <w:p w:rsidR="00000000" w:rsidDel="00000000" w:rsidP="00000000" w:rsidRDefault="00000000" w:rsidRPr="00000000" w14:paraId="00000195">
          <w:pPr>
            <w:spacing w:line="480" w:lineRule="auto"/>
            <w:rPr>
              <w:del w:author="Marcos Q. Oliva" w:id="89" w:date="2024-10-03T09:49:21Z"/>
              <w:rFonts w:ascii="Source Sans Pro" w:cs="Source Sans Pro" w:eastAsia="Source Sans Pro" w:hAnsi="Source Sans Pro"/>
            </w:rPr>
          </w:pPr>
          <w:sdt>
            <w:sdtPr>
              <w:tag w:val="goog_rdk_152"/>
            </w:sdtPr>
            <w:sdtContent>
              <w:del w:author="Marcos Q. Oliva" w:id="89" w:date="2024-10-03T09:49:21Z">
                <w:r w:rsidDel="00000000" w:rsidR="00000000" w:rsidRPr="00000000">
                  <w:rPr>
                    <w:rFonts w:ascii="Source Sans Pro" w:cs="Source Sans Pro" w:eastAsia="Source Sans Pro" w:hAnsi="Source Sans Pro"/>
                    <w:rtl w:val="0"/>
                  </w:rPr>
                  <w:delText xml:space="preserve"> </w:delText>
                </w:r>
              </w:del>
            </w:sdtContent>
          </w:sdt>
        </w:p>
      </w:sdtContent>
    </w:sdt>
    <w:p w:rsidR="00000000" w:rsidDel="00000000" w:rsidP="00000000" w:rsidRDefault="00000000" w:rsidRPr="00000000" w14:paraId="00000196">
      <w:pPr>
        <w:spacing w:line="480" w:lineRule="auto"/>
        <w:rPr>
          <w:rFonts w:ascii="Source Sans Pro" w:cs="Source Sans Pro" w:eastAsia="Source Sans Pro" w:hAnsi="Source Sans Pro"/>
          <w:highlight w:val="white"/>
        </w:rPr>
      </w:pPr>
      <w:r w:rsidDel="00000000" w:rsidR="00000000" w:rsidRPr="00000000">
        <w:rPr>
          <w:rFonts w:ascii="Source Sans Pro" w:cs="Source Sans Pro" w:eastAsia="Source Sans Pro" w:hAnsi="Source Sans Pro"/>
          <w:highlight w:val="white"/>
          <w:rtl w:val="0"/>
        </w:rPr>
        <w:t xml:space="preserve">LaZerte, S. E., Otter, K. A., &amp; Slabbekoorn, H. (2015). Relative effects of ambient noise and habitat openness on signal transfer for chickadee vocalizations in rural and urban green-spaces. </w:t>
      </w:r>
      <w:r w:rsidDel="00000000" w:rsidR="00000000" w:rsidRPr="00000000">
        <w:rPr>
          <w:rFonts w:ascii="Source Sans Pro" w:cs="Source Sans Pro" w:eastAsia="Source Sans Pro" w:hAnsi="Source Sans Pro"/>
          <w:i w:val="1"/>
          <w:highlight w:val="white"/>
          <w:rtl w:val="0"/>
        </w:rPr>
        <w:t xml:space="preserve">Bioacoustics</w:t>
      </w:r>
      <w:r w:rsidDel="00000000" w:rsidR="00000000" w:rsidRPr="00000000">
        <w:rPr>
          <w:rFonts w:ascii="Source Sans Pro" w:cs="Source Sans Pro" w:eastAsia="Source Sans Pro" w:hAnsi="Source Sans Pro"/>
          <w:highlight w:val="white"/>
          <w:rtl w:val="0"/>
        </w:rPr>
        <w:t xml:space="preserve">, </w:t>
      </w:r>
      <w:r w:rsidDel="00000000" w:rsidR="00000000" w:rsidRPr="00000000">
        <w:rPr>
          <w:rFonts w:ascii="Source Sans Pro" w:cs="Source Sans Pro" w:eastAsia="Source Sans Pro" w:hAnsi="Source Sans Pro"/>
          <w:i w:val="1"/>
          <w:highlight w:val="white"/>
          <w:rtl w:val="0"/>
        </w:rPr>
        <w:t xml:space="preserve">24</w:t>
      </w:r>
      <w:r w:rsidDel="00000000" w:rsidR="00000000" w:rsidRPr="00000000">
        <w:rPr>
          <w:rFonts w:ascii="Source Sans Pro" w:cs="Source Sans Pro" w:eastAsia="Source Sans Pro" w:hAnsi="Source Sans Pro"/>
          <w:highlight w:val="white"/>
          <w:rtl w:val="0"/>
        </w:rPr>
        <w:t xml:space="preserve">(3), 233-252.</w:t>
      </w:r>
    </w:p>
    <w:p w:rsidR="00000000" w:rsidDel="00000000" w:rsidP="00000000" w:rsidRDefault="00000000" w:rsidRPr="00000000" w14:paraId="00000197">
      <w:pPr>
        <w:spacing w:before="240" w:line="480" w:lineRule="auto"/>
        <w:rPr>
          <w:rFonts w:ascii="Source Sans Pro" w:cs="Source Sans Pro" w:eastAsia="Source Sans Pro" w:hAnsi="Source Sans Pro"/>
          <w:highlight w:val="white"/>
        </w:rPr>
      </w:pPr>
      <w:r w:rsidDel="00000000" w:rsidR="00000000" w:rsidRPr="00000000">
        <w:rPr>
          <w:rFonts w:ascii="Source Sans Pro" w:cs="Source Sans Pro" w:eastAsia="Source Sans Pro" w:hAnsi="Source Sans Pro"/>
          <w:highlight w:val="white"/>
          <w:rtl w:val="0"/>
        </w:rPr>
        <w:t xml:space="preserve">Leader, N., Wright, J., &amp; Yom-Yov, Y. (2005). Acoustic properties of two urban song dialects in the orange-tufted sunbird (Nectarinia osea). </w:t>
      </w:r>
      <w:r w:rsidDel="00000000" w:rsidR="00000000" w:rsidRPr="00000000">
        <w:rPr>
          <w:rFonts w:ascii="Source Sans Pro" w:cs="Source Sans Pro" w:eastAsia="Source Sans Pro" w:hAnsi="Source Sans Pro"/>
          <w:i w:val="1"/>
          <w:highlight w:val="white"/>
          <w:rtl w:val="0"/>
        </w:rPr>
        <w:t xml:space="preserve">The Auk</w:t>
      </w:r>
      <w:r w:rsidDel="00000000" w:rsidR="00000000" w:rsidRPr="00000000">
        <w:rPr>
          <w:rFonts w:ascii="Source Sans Pro" w:cs="Source Sans Pro" w:eastAsia="Source Sans Pro" w:hAnsi="Source Sans Pro"/>
          <w:highlight w:val="white"/>
          <w:rtl w:val="0"/>
        </w:rPr>
        <w:t xml:space="preserve">, </w:t>
      </w:r>
      <w:r w:rsidDel="00000000" w:rsidR="00000000" w:rsidRPr="00000000">
        <w:rPr>
          <w:rFonts w:ascii="Source Sans Pro" w:cs="Source Sans Pro" w:eastAsia="Source Sans Pro" w:hAnsi="Source Sans Pro"/>
          <w:i w:val="1"/>
          <w:highlight w:val="white"/>
          <w:rtl w:val="0"/>
        </w:rPr>
        <w:t xml:space="preserve">122</w:t>
      </w:r>
      <w:r w:rsidDel="00000000" w:rsidR="00000000" w:rsidRPr="00000000">
        <w:rPr>
          <w:rFonts w:ascii="Source Sans Pro" w:cs="Source Sans Pro" w:eastAsia="Source Sans Pro" w:hAnsi="Source Sans Pro"/>
          <w:highlight w:val="white"/>
          <w:rtl w:val="0"/>
        </w:rPr>
        <w:t xml:space="preserve">(1), 231-245.</w:t>
      </w:r>
    </w:p>
    <w:p w:rsidR="00000000" w:rsidDel="00000000" w:rsidP="00000000" w:rsidRDefault="00000000" w:rsidRPr="00000000" w14:paraId="00000198">
      <w:pPr>
        <w:spacing w:before="240" w:line="480" w:lineRule="auto"/>
        <w:rPr>
          <w:rFonts w:ascii="Source Sans Pro" w:cs="Source Sans Pro" w:eastAsia="Source Sans Pro" w:hAnsi="Source Sans Pro"/>
          <w:highlight w:val="white"/>
        </w:rPr>
      </w:pPr>
      <w:r w:rsidDel="00000000" w:rsidR="00000000" w:rsidRPr="00000000">
        <w:rPr>
          <w:rFonts w:ascii="Source Sans Pro" w:cs="Source Sans Pro" w:eastAsia="Source Sans Pro" w:hAnsi="Source Sans Pro"/>
          <w:highlight w:val="white"/>
          <w:rtl w:val="0"/>
        </w:rPr>
        <w:t xml:space="preserve">Lohr, B., Wright, T. F., &amp; Dooling, R. J. (2003). Detection and discrimination of natural calls in masking noise by birds: estimating the active space of a signal. </w:t>
      </w:r>
      <w:r w:rsidDel="00000000" w:rsidR="00000000" w:rsidRPr="00000000">
        <w:rPr>
          <w:rFonts w:ascii="Source Sans Pro" w:cs="Source Sans Pro" w:eastAsia="Source Sans Pro" w:hAnsi="Source Sans Pro"/>
          <w:i w:val="1"/>
          <w:highlight w:val="white"/>
          <w:rtl w:val="0"/>
        </w:rPr>
        <w:t xml:space="preserve">Animal Behaviour</w:t>
      </w:r>
      <w:r w:rsidDel="00000000" w:rsidR="00000000" w:rsidRPr="00000000">
        <w:rPr>
          <w:rFonts w:ascii="Source Sans Pro" w:cs="Source Sans Pro" w:eastAsia="Source Sans Pro" w:hAnsi="Source Sans Pro"/>
          <w:highlight w:val="white"/>
          <w:rtl w:val="0"/>
        </w:rPr>
        <w:t xml:space="preserve">, </w:t>
      </w:r>
      <w:r w:rsidDel="00000000" w:rsidR="00000000" w:rsidRPr="00000000">
        <w:rPr>
          <w:rFonts w:ascii="Source Sans Pro" w:cs="Source Sans Pro" w:eastAsia="Source Sans Pro" w:hAnsi="Source Sans Pro"/>
          <w:i w:val="1"/>
          <w:highlight w:val="white"/>
          <w:rtl w:val="0"/>
        </w:rPr>
        <w:t xml:space="preserve">65</w:t>
      </w:r>
      <w:r w:rsidDel="00000000" w:rsidR="00000000" w:rsidRPr="00000000">
        <w:rPr>
          <w:rFonts w:ascii="Source Sans Pro" w:cs="Source Sans Pro" w:eastAsia="Source Sans Pro" w:hAnsi="Source Sans Pro"/>
          <w:highlight w:val="white"/>
          <w:rtl w:val="0"/>
        </w:rPr>
        <w:t xml:space="preserve">(4), 763-777.</w:t>
      </w:r>
    </w:p>
    <w:p w:rsidR="00000000" w:rsidDel="00000000" w:rsidP="00000000" w:rsidRDefault="00000000" w:rsidRPr="00000000" w14:paraId="00000199">
      <w:pPr>
        <w:spacing w:after="240" w:before="240"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highlight w:val="white"/>
          <w:rtl w:val="0"/>
        </w:rPr>
        <w:t xml:space="preserve">Marten, K., &amp; Marler, P. (1977). Sound transmission and its significance for animal vocalization - I. Temperate habitats. </w:t>
      </w:r>
      <w:r w:rsidDel="00000000" w:rsidR="00000000" w:rsidRPr="00000000">
        <w:rPr>
          <w:rFonts w:ascii="Source Sans Pro" w:cs="Source Sans Pro" w:eastAsia="Source Sans Pro" w:hAnsi="Source Sans Pro"/>
          <w:i w:val="1"/>
          <w:highlight w:val="white"/>
          <w:rtl w:val="0"/>
        </w:rPr>
        <w:t xml:space="preserve">Behavioral Ecology and Sociobiology</w:t>
      </w:r>
      <w:r w:rsidDel="00000000" w:rsidR="00000000" w:rsidRPr="00000000">
        <w:rPr>
          <w:rFonts w:ascii="Source Sans Pro" w:cs="Source Sans Pro" w:eastAsia="Source Sans Pro" w:hAnsi="Source Sans Pro"/>
          <w:highlight w:val="white"/>
          <w:rtl w:val="0"/>
        </w:rPr>
        <w:t xml:space="preserve">, </w:t>
      </w:r>
      <w:r w:rsidDel="00000000" w:rsidR="00000000" w:rsidRPr="00000000">
        <w:rPr>
          <w:rFonts w:ascii="Source Sans Pro" w:cs="Source Sans Pro" w:eastAsia="Source Sans Pro" w:hAnsi="Source Sans Pro"/>
          <w:i w:val="1"/>
          <w:highlight w:val="white"/>
          <w:rtl w:val="0"/>
        </w:rPr>
        <w:t xml:space="preserve">2</w:t>
      </w:r>
      <w:r w:rsidDel="00000000" w:rsidR="00000000" w:rsidRPr="00000000">
        <w:rPr>
          <w:rFonts w:ascii="Source Sans Pro" w:cs="Source Sans Pro" w:eastAsia="Source Sans Pro" w:hAnsi="Source Sans Pro"/>
          <w:highlight w:val="white"/>
          <w:rtl w:val="0"/>
        </w:rPr>
        <w:t xml:space="preserve">(3), 271-290. https://doi.org/10.1007/BF00299740</w:t>
      </w:r>
      <w:r w:rsidDel="00000000" w:rsidR="00000000" w:rsidRPr="00000000">
        <w:rPr>
          <w:rFonts w:ascii="Source Sans Pro" w:cs="Source Sans Pro" w:eastAsia="Source Sans Pro" w:hAnsi="Source Sans Pro"/>
          <w:rtl w:val="0"/>
        </w:rPr>
        <w:t xml:space="preserve"> </w:t>
      </w:r>
    </w:p>
    <w:sdt>
      <w:sdtPr>
        <w:tag w:val="goog_rdk_155"/>
      </w:sdtPr>
      <w:sdtContent>
        <w:p w:rsidR="00000000" w:rsidDel="00000000" w:rsidP="00000000" w:rsidRDefault="00000000" w:rsidRPr="00000000" w14:paraId="0000019A">
          <w:pPr>
            <w:spacing w:line="480" w:lineRule="auto"/>
            <w:rPr>
              <w:del w:author="Marcos Q. Oliva" w:id="90" w:date="2024-10-03T09:49:25Z"/>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Morton, E. S. (1975). Ecological sources of selection on avian sounds. </w:t>
          </w:r>
          <w:r w:rsidDel="00000000" w:rsidR="00000000" w:rsidRPr="00000000">
            <w:rPr>
              <w:rFonts w:ascii="Source Sans Pro" w:cs="Source Sans Pro" w:eastAsia="Source Sans Pro" w:hAnsi="Source Sans Pro"/>
              <w:i w:val="1"/>
              <w:rtl w:val="0"/>
            </w:rPr>
            <w:t xml:space="preserve">The American Naturalist</w:t>
          </w:r>
          <w:r w:rsidDel="00000000" w:rsidR="00000000" w:rsidRPr="00000000">
            <w:rPr>
              <w:rFonts w:ascii="Source Sans Pro" w:cs="Source Sans Pro" w:eastAsia="Source Sans Pro" w:hAnsi="Source Sans Pro"/>
              <w:rtl w:val="0"/>
            </w:rPr>
            <w:t xml:space="preserve">, 109(965), 17-34.</w:t>
          </w:r>
          <w:sdt>
            <w:sdtPr>
              <w:tag w:val="goog_rdk_154"/>
            </w:sdtPr>
            <w:sdtContent>
              <w:del w:author="Marcos Q. Oliva" w:id="90" w:date="2024-10-03T09:49:25Z">
                <w:r w:rsidDel="00000000" w:rsidR="00000000" w:rsidRPr="00000000">
                  <w:rPr>
                    <w:rtl w:val="0"/>
                  </w:rPr>
                </w:r>
              </w:del>
            </w:sdtContent>
          </w:sdt>
        </w:p>
      </w:sdtContent>
    </w:sdt>
    <w:p w:rsidR="00000000" w:rsidDel="00000000" w:rsidP="00000000" w:rsidRDefault="00000000" w:rsidRPr="00000000" w14:paraId="0000019B">
      <w:pPr>
        <w:spacing w:line="48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9C">
      <w:pPr>
        <w:spacing w:line="480" w:lineRule="auto"/>
        <w:rPr>
          <w:rFonts w:ascii="Source Sans Pro" w:cs="Source Sans Pro" w:eastAsia="Source Sans Pro" w:hAnsi="Source Sans Pro"/>
          <w:highlight w:val="white"/>
        </w:rPr>
      </w:pPr>
      <w:r w:rsidDel="00000000" w:rsidR="00000000" w:rsidRPr="00000000">
        <w:rPr>
          <w:rFonts w:ascii="Source Sans Pro" w:cs="Source Sans Pro" w:eastAsia="Source Sans Pro" w:hAnsi="Source Sans Pro"/>
          <w:highlight w:val="white"/>
          <w:rtl w:val="0"/>
        </w:rPr>
        <w:t xml:space="preserve">Naguib, M., Schmidt, R., Sprau, P., Roth, T., Flörcke, C., &amp; Amrhein, V. (2008). The ecology of vocal signaling: male spacing and communication distance of different song traits in nightingales. </w:t>
      </w:r>
      <w:r w:rsidDel="00000000" w:rsidR="00000000" w:rsidRPr="00000000">
        <w:rPr>
          <w:rFonts w:ascii="Source Sans Pro" w:cs="Source Sans Pro" w:eastAsia="Source Sans Pro" w:hAnsi="Source Sans Pro"/>
          <w:i w:val="1"/>
          <w:highlight w:val="white"/>
          <w:rtl w:val="0"/>
        </w:rPr>
        <w:t xml:space="preserve">Behavioral Ecology</w:t>
      </w:r>
      <w:r w:rsidDel="00000000" w:rsidR="00000000" w:rsidRPr="00000000">
        <w:rPr>
          <w:rFonts w:ascii="Source Sans Pro" w:cs="Source Sans Pro" w:eastAsia="Source Sans Pro" w:hAnsi="Source Sans Pro"/>
          <w:highlight w:val="white"/>
          <w:rtl w:val="0"/>
        </w:rPr>
        <w:t xml:space="preserve">, </w:t>
      </w:r>
      <w:r w:rsidDel="00000000" w:rsidR="00000000" w:rsidRPr="00000000">
        <w:rPr>
          <w:rFonts w:ascii="Source Sans Pro" w:cs="Source Sans Pro" w:eastAsia="Source Sans Pro" w:hAnsi="Source Sans Pro"/>
          <w:i w:val="1"/>
          <w:highlight w:val="white"/>
          <w:rtl w:val="0"/>
        </w:rPr>
        <w:t xml:space="preserve">19</w:t>
      </w:r>
      <w:r w:rsidDel="00000000" w:rsidR="00000000" w:rsidRPr="00000000">
        <w:rPr>
          <w:rFonts w:ascii="Source Sans Pro" w:cs="Source Sans Pro" w:eastAsia="Source Sans Pro" w:hAnsi="Source Sans Pro"/>
          <w:highlight w:val="white"/>
          <w:rtl w:val="0"/>
        </w:rPr>
        <w:t xml:space="preserve">(5), 1034-1040.</w:t>
      </w:r>
    </w:p>
    <w:p w:rsidR="00000000" w:rsidDel="00000000" w:rsidP="00000000" w:rsidRDefault="00000000" w:rsidRPr="00000000" w14:paraId="0000019D">
      <w:pPr>
        <w:spacing w:before="240" w:line="480" w:lineRule="auto"/>
        <w:rPr>
          <w:rFonts w:ascii="Source Sans Pro" w:cs="Source Sans Pro" w:eastAsia="Source Sans Pro" w:hAnsi="Source Sans Pro"/>
          <w:highlight w:val="white"/>
        </w:rPr>
      </w:pPr>
      <w:r w:rsidDel="00000000" w:rsidR="00000000" w:rsidRPr="00000000">
        <w:rPr>
          <w:rFonts w:ascii="Source Sans Pro" w:cs="Source Sans Pro" w:eastAsia="Source Sans Pro" w:hAnsi="Source Sans Pro"/>
          <w:highlight w:val="white"/>
          <w:rtl w:val="0"/>
        </w:rPr>
        <w:t xml:space="preserve">Nemeth, E., Dabelsteen, T., Pedersen, S. B., &amp; Winkler, H. (2006). Rainforests as concert halls for birds: Are reverberations improving sound transmission of long song elements? </w:t>
      </w:r>
      <w:r w:rsidDel="00000000" w:rsidR="00000000" w:rsidRPr="00000000">
        <w:rPr>
          <w:rFonts w:ascii="Source Sans Pro" w:cs="Source Sans Pro" w:eastAsia="Source Sans Pro" w:hAnsi="Source Sans Pro"/>
          <w:i w:val="1"/>
          <w:highlight w:val="white"/>
          <w:rtl w:val="0"/>
        </w:rPr>
        <w:t xml:space="preserve">The Journal of the Acoustical Society of America</w:t>
      </w:r>
      <w:r w:rsidDel="00000000" w:rsidR="00000000" w:rsidRPr="00000000">
        <w:rPr>
          <w:rFonts w:ascii="Source Sans Pro" w:cs="Source Sans Pro" w:eastAsia="Source Sans Pro" w:hAnsi="Source Sans Pro"/>
          <w:highlight w:val="white"/>
          <w:rtl w:val="0"/>
        </w:rPr>
        <w:t xml:space="preserve">, </w:t>
      </w:r>
      <w:r w:rsidDel="00000000" w:rsidR="00000000" w:rsidRPr="00000000">
        <w:rPr>
          <w:rFonts w:ascii="Source Sans Pro" w:cs="Source Sans Pro" w:eastAsia="Source Sans Pro" w:hAnsi="Source Sans Pro"/>
          <w:i w:val="1"/>
          <w:highlight w:val="white"/>
          <w:rtl w:val="0"/>
        </w:rPr>
        <w:t xml:space="preserve">119</w:t>
      </w:r>
      <w:r w:rsidDel="00000000" w:rsidR="00000000" w:rsidRPr="00000000">
        <w:rPr>
          <w:rFonts w:ascii="Source Sans Pro" w:cs="Source Sans Pro" w:eastAsia="Source Sans Pro" w:hAnsi="Source Sans Pro"/>
          <w:highlight w:val="white"/>
          <w:rtl w:val="0"/>
        </w:rPr>
        <w:t xml:space="preserve">(1), 620. </w:t>
      </w:r>
      <w:hyperlink r:id="rId14">
        <w:r w:rsidDel="00000000" w:rsidR="00000000" w:rsidRPr="00000000">
          <w:rPr>
            <w:rFonts w:ascii="Source Sans Pro" w:cs="Source Sans Pro" w:eastAsia="Source Sans Pro" w:hAnsi="Source Sans Pro"/>
            <w:color w:val="1155cc"/>
            <w:highlight w:val="white"/>
            <w:u w:val="single"/>
            <w:rtl w:val="0"/>
          </w:rPr>
          <w:t xml:space="preserve">https://doi.org/10.1121/1.2139072</w:t>
        </w:r>
      </w:hyperlink>
      <w:r w:rsidDel="00000000" w:rsidR="00000000" w:rsidRPr="00000000">
        <w:rPr>
          <w:rtl w:val="0"/>
        </w:rPr>
      </w:r>
    </w:p>
    <w:p w:rsidR="00000000" w:rsidDel="00000000" w:rsidP="00000000" w:rsidRDefault="00000000" w:rsidRPr="00000000" w14:paraId="0000019E">
      <w:pPr>
        <w:spacing w:before="240" w:line="480" w:lineRule="auto"/>
        <w:rPr>
          <w:rFonts w:ascii="Source Sans Pro" w:cs="Source Sans Pro" w:eastAsia="Source Sans Pro" w:hAnsi="Source Sans Pro"/>
          <w:highlight w:val="white"/>
        </w:rPr>
      </w:pPr>
      <w:r w:rsidDel="00000000" w:rsidR="00000000" w:rsidRPr="00000000">
        <w:rPr>
          <w:rtl w:val="0"/>
        </w:rPr>
      </w:r>
    </w:p>
    <w:p w:rsidR="00000000" w:rsidDel="00000000" w:rsidP="00000000" w:rsidRDefault="00000000" w:rsidRPr="00000000" w14:paraId="0000019F">
      <w:pPr>
        <w:spacing w:line="4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Pedersen, S. B. (1998). Preliminary operational manual for signal processor Sigpro. Centre of Sound Communication, Odense University, Odense.  </w:t>
      </w:r>
    </w:p>
    <w:p w:rsidR="00000000" w:rsidDel="00000000" w:rsidP="00000000" w:rsidRDefault="00000000" w:rsidRPr="00000000" w14:paraId="000001A0">
      <w:pPr>
        <w:spacing w:line="480" w:lineRule="auto"/>
        <w:rPr>
          <w:rFonts w:ascii="Source Sans Pro" w:cs="Source Sans Pro" w:eastAsia="Source Sans Pro" w:hAnsi="Source Sans Pro"/>
        </w:rPr>
      </w:pPr>
      <w:r w:rsidDel="00000000" w:rsidR="00000000" w:rsidRPr="00000000">
        <w:rPr>
          <w:rtl w:val="0"/>
        </w:rPr>
      </w:r>
    </w:p>
    <w:sdt>
      <w:sdtPr>
        <w:tag w:val="goog_rdk_157"/>
      </w:sdtPr>
      <w:sdtContent>
        <w:p w:rsidR="00000000" w:rsidDel="00000000" w:rsidP="00000000" w:rsidRDefault="00000000" w:rsidRPr="00000000" w14:paraId="000001A1">
          <w:pPr>
            <w:spacing w:line="480" w:lineRule="auto"/>
            <w:rPr>
              <w:del w:author="Marcos Q. Oliva" w:id="91" w:date="2024-10-03T09:49:30Z"/>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Schielzeth, H. (2010). Simple means to improve the interpretability of regression coefficients. </w:t>
          </w:r>
          <w:r w:rsidDel="00000000" w:rsidR="00000000" w:rsidRPr="00000000">
            <w:rPr>
              <w:rFonts w:ascii="Source Sans Pro" w:cs="Source Sans Pro" w:eastAsia="Source Sans Pro" w:hAnsi="Source Sans Pro"/>
              <w:i w:val="1"/>
              <w:rtl w:val="0"/>
            </w:rPr>
            <w:t xml:space="preserve">Methods in Ecology and Evolution</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i w:val="1"/>
              <w:rtl w:val="0"/>
            </w:rPr>
            <w:t xml:space="preserve">1</w:t>
          </w:r>
          <w:r w:rsidDel="00000000" w:rsidR="00000000" w:rsidRPr="00000000">
            <w:rPr>
              <w:rFonts w:ascii="Source Sans Pro" w:cs="Source Sans Pro" w:eastAsia="Source Sans Pro" w:hAnsi="Source Sans Pro"/>
              <w:rtl w:val="0"/>
            </w:rPr>
            <w:t xml:space="preserve">(2), 103-113.</w:t>
          </w:r>
          <w:sdt>
            <w:sdtPr>
              <w:tag w:val="goog_rdk_156"/>
            </w:sdtPr>
            <w:sdtContent>
              <w:del w:author="Marcos Q. Oliva" w:id="91" w:date="2024-10-03T09:49:30Z">
                <w:r w:rsidDel="00000000" w:rsidR="00000000" w:rsidRPr="00000000">
                  <w:rPr>
                    <w:rtl w:val="0"/>
                  </w:rPr>
                </w:r>
              </w:del>
            </w:sdtContent>
          </w:sdt>
        </w:p>
      </w:sdtContent>
    </w:sdt>
    <w:p w:rsidR="00000000" w:rsidDel="00000000" w:rsidP="00000000" w:rsidRDefault="00000000" w:rsidRPr="00000000" w14:paraId="000001A2">
      <w:pPr>
        <w:spacing w:line="480" w:lineRule="auto"/>
        <w:rPr>
          <w:rFonts w:ascii="Source Sans Pro" w:cs="Source Sans Pro" w:eastAsia="Source Sans Pro" w:hAnsi="Source Sans Pro"/>
        </w:rPr>
      </w:pPr>
      <w:sdt>
        <w:sdtPr>
          <w:tag w:val="goog_rdk_158"/>
        </w:sdtPr>
        <w:sdtContent>
          <w:del w:author="Marcos Q. Oliva" w:id="91" w:date="2024-10-03T09:49:30Z">
            <w:r w:rsidDel="00000000" w:rsidR="00000000" w:rsidRPr="00000000">
              <w:rPr>
                <w:rFonts w:ascii="Source Sans Pro" w:cs="Source Sans Pro" w:eastAsia="Source Sans Pro" w:hAnsi="Source Sans Pro"/>
                <w:rtl w:val="0"/>
              </w:rPr>
              <w:delText xml:space="preserve"> </w:delText>
            </w:r>
          </w:del>
        </w:sdtContent>
      </w:sdt>
      <w:r w:rsidDel="00000000" w:rsidR="00000000" w:rsidRPr="00000000">
        <w:rPr>
          <w:rtl w:val="0"/>
        </w:rPr>
      </w:r>
    </w:p>
    <w:sdt>
      <w:sdtPr>
        <w:tag w:val="goog_rdk_160"/>
      </w:sdtPr>
      <w:sdtContent>
        <w:p w:rsidR="00000000" w:rsidDel="00000000" w:rsidP="00000000" w:rsidRDefault="00000000" w:rsidRPr="00000000" w14:paraId="000001A3">
          <w:pPr>
            <w:spacing w:line="480" w:lineRule="auto"/>
            <w:rPr>
              <w:del w:author="Marcos Q. Oliva" w:id="92" w:date="2024-10-03T09:49:34Z"/>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Tobias, J. A., Aben, J., Brumfield, R. T., Derryberry, E. P., Halfwerk, W., Slabbekoorn, H., &amp; Seddon, N. (2010). Song divergence by sensory drive in Amazonian birds. Evolution: </w:t>
          </w:r>
          <w:r w:rsidDel="00000000" w:rsidR="00000000" w:rsidRPr="00000000">
            <w:rPr>
              <w:rFonts w:ascii="Source Sans Pro" w:cs="Source Sans Pro" w:eastAsia="Source Sans Pro" w:hAnsi="Source Sans Pro"/>
              <w:i w:val="1"/>
              <w:rtl w:val="0"/>
            </w:rPr>
            <w:t xml:space="preserve">International Journal of Organic Evolution</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i w:val="1"/>
              <w:rtl w:val="0"/>
            </w:rPr>
            <w:t xml:space="preserve">64</w:t>
          </w:r>
          <w:r w:rsidDel="00000000" w:rsidR="00000000" w:rsidRPr="00000000">
            <w:rPr>
              <w:rFonts w:ascii="Source Sans Pro" w:cs="Source Sans Pro" w:eastAsia="Source Sans Pro" w:hAnsi="Source Sans Pro"/>
              <w:rtl w:val="0"/>
            </w:rPr>
            <w:t xml:space="preserve">(10), 2820-2839. http://dx.doi.org/10.1111/j.1558-5646.2010.01067.x </w:t>
          </w:r>
          <w:sdt>
            <w:sdtPr>
              <w:tag w:val="goog_rdk_159"/>
            </w:sdtPr>
            <w:sdtContent>
              <w:del w:author="Marcos Q. Oliva" w:id="92" w:date="2024-10-03T09:49:34Z">
                <w:r w:rsidDel="00000000" w:rsidR="00000000" w:rsidRPr="00000000">
                  <w:rPr>
                    <w:rtl w:val="0"/>
                  </w:rPr>
                </w:r>
              </w:del>
            </w:sdtContent>
          </w:sdt>
        </w:p>
      </w:sdtContent>
    </w:sdt>
    <w:p w:rsidR="00000000" w:rsidDel="00000000" w:rsidP="00000000" w:rsidRDefault="00000000" w:rsidRPr="00000000" w14:paraId="000001A4">
      <w:pPr>
        <w:spacing w:line="480" w:lineRule="auto"/>
        <w:rPr>
          <w:rFonts w:ascii="Source Sans Pro" w:cs="Source Sans Pro" w:eastAsia="Source Sans Pro" w:hAnsi="Source Sans Pro"/>
        </w:rPr>
      </w:pPr>
      <w:r w:rsidDel="00000000" w:rsidR="00000000" w:rsidRPr="00000000">
        <w:rPr>
          <w:rtl w:val="0"/>
        </w:rPr>
      </w:r>
    </w:p>
    <w:sdt>
      <w:sdtPr>
        <w:tag w:val="goog_rdk_162"/>
      </w:sdtPr>
      <w:sdtContent>
        <w:p w:rsidR="00000000" w:rsidDel="00000000" w:rsidP="00000000" w:rsidRDefault="00000000" w:rsidRPr="00000000" w14:paraId="000001A5">
          <w:pPr>
            <w:spacing w:line="480" w:lineRule="auto"/>
            <w:rPr>
              <w:ins w:author="Marcelo Araya" w:id="93" w:date="2024-10-08T18:03:04Z"/>
              <w:rFonts w:ascii="Source Sans Pro" w:cs="Source Sans Pro" w:eastAsia="Source Sans Pro" w:hAnsi="Source Sans Pro"/>
              <w:highlight w:val="white"/>
            </w:rPr>
          </w:pPr>
          <w:r w:rsidDel="00000000" w:rsidR="00000000" w:rsidRPr="00000000">
            <w:rPr>
              <w:rFonts w:ascii="Source Sans Pro" w:cs="Source Sans Pro" w:eastAsia="Source Sans Pro" w:hAnsi="Source Sans Pro"/>
              <w:highlight w:val="white"/>
              <w:rtl w:val="0"/>
            </w:rPr>
            <w:t xml:space="preserve">Vargas-Castro, L. E., Sandoval, L., &amp; Searcy, W. A. (2017). Eavesdropping avoidance and sound propagation: the acoustic structure of soft song. </w:t>
          </w:r>
          <w:r w:rsidDel="00000000" w:rsidR="00000000" w:rsidRPr="00000000">
            <w:rPr>
              <w:rFonts w:ascii="Source Sans Pro" w:cs="Source Sans Pro" w:eastAsia="Source Sans Pro" w:hAnsi="Source Sans Pro"/>
              <w:i w:val="1"/>
              <w:highlight w:val="white"/>
              <w:rtl w:val="0"/>
            </w:rPr>
            <w:t xml:space="preserve">Animal behaviour</w:t>
          </w:r>
          <w:r w:rsidDel="00000000" w:rsidR="00000000" w:rsidRPr="00000000">
            <w:rPr>
              <w:rFonts w:ascii="Source Sans Pro" w:cs="Source Sans Pro" w:eastAsia="Source Sans Pro" w:hAnsi="Source Sans Pro"/>
              <w:highlight w:val="white"/>
              <w:rtl w:val="0"/>
            </w:rPr>
            <w:t xml:space="preserve">, </w:t>
          </w:r>
          <w:r w:rsidDel="00000000" w:rsidR="00000000" w:rsidRPr="00000000">
            <w:rPr>
              <w:rFonts w:ascii="Source Sans Pro" w:cs="Source Sans Pro" w:eastAsia="Source Sans Pro" w:hAnsi="Source Sans Pro"/>
              <w:i w:val="1"/>
              <w:highlight w:val="white"/>
              <w:rtl w:val="0"/>
            </w:rPr>
            <w:t xml:space="preserve">134</w:t>
          </w:r>
          <w:r w:rsidDel="00000000" w:rsidR="00000000" w:rsidRPr="00000000">
            <w:rPr>
              <w:rFonts w:ascii="Source Sans Pro" w:cs="Source Sans Pro" w:eastAsia="Source Sans Pro" w:hAnsi="Source Sans Pro"/>
              <w:highlight w:val="white"/>
              <w:rtl w:val="0"/>
            </w:rPr>
            <w:t xml:space="preserve">, 113-121.</w:t>
          </w:r>
          <w:sdt>
            <w:sdtPr>
              <w:tag w:val="goog_rdk_161"/>
            </w:sdtPr>
            <w:sdtContent>
              <w:ins w:author="Marcelo Araya" w:id="93" w:date="2024-10-08T18:03:04Z">
                <w:r w:rsidDel="00000000" w:rsidR="00000000" w:rsidRPr="00000000">
                  <w:rPr>
                    <w:rtl w:val="0"/>
                  </w:rPr>
                </w:r>
              </w:ins>
            </w:sdtContent>
          </w:sdt>
        </w:p>
      </w:sdtContent>
    </w:sdt>
    <w:sdt>
      <w:sdtPr>
        <w:tag w:val="goog_rdk_164"/>
      </w:sdtPr>
      <w:sdtContent>
        <w:p w:rsidR="00000000" w:rsidDel="00000000" w:rsidP="00000000" w:rsidRDefault="00000000" w:rsidRPr="00000000" w14:paraId="000001A6">
          <w:pPr>
            <w:spacing w:line="480" w:lineRule="auto"/>
            <w:rPr>
              <w:ins w:author="Marcelo Araya" w:id="93" w:date="2024-10-08T18:03:04Z"/>
              <w:rFonts w:ascii="Source Sans Pro" w:cs="Source Sans Pro" w:eastAsia="Source Sans Pro" w:hAnsi="Source Sans Pro"/>
              <w:highlight w:val="white"/>
            </w:rPr>
          </w:pPr>
          <w:sdt>
            <w:sdtPr>
              <w:tag w:val="goog_rdk_163"/>
            </w:sdtPr>
            <w:sdtContent>
              <w:ins w:author="Marcelo Araya" w:id="93" w:date="2024-10-08T18:03:04Z">
                <w:r w:rsidDel="00000000" w:rsidR="00000000" w:rsidRPr="00000000">
                  <w:rPr>
                    <w:rtl w:val="0"/>
                  </w:rPr>
                </w:r>
              </w:ins>
            </w:sdtContent>
          </w:sdt>
        </w:p>
      </w:sdtContent>
    </w:sdt>
    <w:sdt>
      <w:sdtPr>
        <w:tag w:val="goog_rdk_166"/>
      </w:sdtPr>
      <w:sdtContent>
        <w:p w:rsidR="00000000" w:rsidDel="00000000" w:rsidP="00000000" w:rsidRDefault="00000000" w:rsidRPr="00000000" w14:paraId="000001A7">
          <w:pPr>
            <w:spacing w:line="480" w:lineRule="auto"/>
            <w:rPr>
              <w:ins w:author="Marcelo Araya" w:id="93" w:date="2024-10-08T18:03:04Z"/>
              <w:rFonts w:ascii="Source Sans Pro" w:cs="Source Sans Pro" w:eastAsia="Source Sans Pro" w:hAnsi="Source Sans Pro"/>
              <w:highlight w:val="white"/>
            </w:rPr>
          </w:pPr>
          <w:sdt>
            <w:sdtPr>
              <w:tag w:val="goog_rdk_165"/>
            </w:sdtPr>
            <w:sdtContent>
              <w:ins w:author="Marcelo Araya" w:id="93" w:date="2024-10-08T18:03:04Z">
                <w:r w:rsidDel="00000000" w:rsidR="00000000" w:rsidRPr="00000000">
                  <w:rPr>
                    <w:rFonts w:ascii="Source Sans Pro" w:cs="Source Sans Pro" w:eastAsia="Source Sans Pro" w:hAnsi="Source Sans Pro"/>
                    <w:highlight w:val="white"/>
                    <w:rtl w:val="0"/>
                  </w:rPr>
                  <w:t xml:space="preserve">Vehtari, A., Gelman, A., and Gabry, J. (2017). Practical Bayesian model evaluation using leave-one-out cross-validation and WAIC. Statistics and Computing. 27(5), 1413–1432. doi:10.1007/s11222-016-9696-4</w:t>
                </w:r>
              </w:ins>
            </w:sdtContent>
          </w:sdt>
        </w:p>
      </w:sdtContent>
    </w:sdt>
    <w:sdt>
      <w:sdtPr>
        <w:tag w:val="goog_rdk_168"/>
      </w:sdtPr>
      <w:sdtContent>
        <w:p w:rsidR="00000000" w:rsidDel="00000000" w:rsidP="00000000" w:rsidRDefault="00000000" w:rsidRPr="00000000" w14:paraId="000001A8">
          <w:pPr>
            <w:spacing w:line="480" w:lineRule="auto"/>
            <w:rPr>
              <w:rFonts w:ascii="Source Sans Pro" w:cs="Source Sans Pro" w:eastAsia="Source Sans Pro" w:hAnsi="Source Sans Pro"/>
              <w:highlight w:val="white"/>
              <w:rPrChange w:author="Marcelo Araya" w:id="94" w:date="2024-10-08T18:03:04Z">
                <w:rPr>
                  <w:rFonts w:ascii="Source Sans Pro" w:cs="Source Sans Pro" w:eastAsia="Source Sans Pro" w:hAnsi="Source Sans Pro"/>
                </w:rPr>
              </w:rPrChange>
            </w:rPr>
          </w:pPr>
          <w:sdt>
            <w:sdtPr>
              <w:tag w:val="goog_rdk_167"/>
            </w:sdtPr>
            <w:sdtContent>
              <w:r w:rsidDel="00000000" w:rsidR="00000000" w:rsidRPr="00000000">
                <w:rPr>
                  <w:rtl w:val="0"/>
                </w:rPr>
              </w:r>
            </w:sdtContent>
          </w:sdt>
        </w:p>
      </w:sdtContent>
    </w:sdt>
    <w:p w:rsidR="00000000" w:rsidDel="00000000" w:rsidP="00000000" w:rsidRDefault="00000000" w:rsidRPr="00000000" w14:paraId="000001A9">
      <w:pPr>
        <w:spacing w:after="240" w:before="240" w:line="480" w:lineRule="auto"/>
        <w:rPr>
          <w:rFonts w:ascii="Source Sans Pro" w:cs="Source Sans Pro" w:eastAsia="Source Sans Pro" w:hAnsi="Source Sans Pro"/>
          <w:highlight w:val="white"/>
        </w:rPr>
      </w:pPr>
      <w:r w:rsidDel="00000000" w:rsidR="00000000" w:rsidRPr="00000000">
        <w:rPr>
          <w:rFonts w:ascii="Source Sans Pro" w:cs="Source Sans Pro" w:eastAsia="Source Sans Pro" w:hAnsi="Source Sans Pro"/>
          <w:highlight w:val="white"/>
          <w:rtl w:val="0"/>
        </w:rPr>
        <w:t xml:space="preserve">Wheeldon A, Kwiatkowska K, Szymański P, Osiejuk TS (2022). Male and female song propagation in a duetting tropical bird species in its preferred and secondary habitat. </w:t>
      </w:r>
      <w:r w:rsidDel="00000000" w:rsidR="00000000" w:rsidRPr="00000000">
        <w:rPr>
          <w:rFonts w:ascii="Source Sans Pro" w:cs="Source Sans Pro" w:eastAsia="Source Sans Pro" w:hAnsi="Source Sans Pro"/>
          <w:i w:val="1"/>
          <w:highlight w:val="white"/>
          <w:rtl w:val="0"/>
        </w:rPr>
        <w:t xml:space="preserve">PLoS ONE,</w:t>
      </w:r>
      <w:r w:rsidDel="00000000" w:rsidR="00000000" w:rsidRPr="00000000">
        <w:rPr>
          <w:rFonts w:ascii="Source Sans Pro" w:cs="Source Sans Pro" w:eastAsia="Source Sans Pro" w:hAnsi="Source Sans Pro"/>
          <w:highlight w:val="white"/>
          <w:rtl w:val="0"/>
        </w:rPr>
        <w:t xml:space="preserve"> </w:t>
      </w:r>
      <w:r w:rsidDel="00000000" w:rsidR="00000000" w:rsidRPr="00000000">
        <w:rPr>
          <w:rFonts w:ascii="Source Sans Pro" w:cs="Source Sans Pro" w:eastAsia="Source Sans Pro" w:hAnsi="Source Sans Pro"/>
          <w:i w:val="1"/>
          <w:highlight w:val="white"/>
          <w:rtl w:val="0"/>
        </w:rPr>
        <w:t xml:space="preserve">17</w:t>
      </w:r>
      <w:r w:rsidDel="00000000" w:rsidR="00000000" w:rsidRPr="00000000">
        <w:rPr>
          <w:rFonts w:ascii="Source Sans Pro" w:cs="Source Sans Pro" w:eastAsia="Source Sans Pro" w:hAnsi="Source Sans Pro"/>
          <w:highlight w:val="white"/>
          <w:rtl w:val="0"/>
        </w:rPr>
        <w:t xml:space="preserve">(10): e0275434. https://doi.org/10.1371/journal.pone.0275434</w:t>
      </w:r>
    </w:p>
    <w:p w:rsidR="00000000" w:rsidDel="00000000" w:rsidP="00000000" w:rsidRDefault="00000000" w:rsidRPr="00000000" w14:paraId="000001AA">
      <w:pPr>
        <w:spacing w:after="240" w:before="240" w:line="480" w:lineRule="auto"/>
        <w:rPr>
          <w:rFonts w:ascii="Source Sans Pro" w:cs="Source Sans Pro" w:eastAsia="Source Sans Pro" w:hAnsi="Source Sans Pro"/>
          <w:highlight w:val="white"/>
        </w:rPr>
      </w:pPr>
      <w:r w:rsidDel="00000000" w:rsidR="00000000" w:rsidRPr="00000000">
        <w:rPr>
          <w:rFonts w:ascii="Source Sans Pro" w:cs="Source Sans Pro" w:eastAsia="Source Sans Pro" w:hAnsi="Source Sans Pro"/>
          <w:highlight w:val="white"/>
          <w:rtl w:val="0"/>
        </w:rPr>
        <w:t xml:space="preserve">Wiley, R. H., &amp; Richards, D. G. (1978). Physical constraints on acoustic communication in the atmosphere: implications for the evolution of animal vocalizations. </w:t>
      </w:r>
      <w:r w:rsidDel="00000000" w:rsidR="00000000" w:rsidRPr="00000000">
        <w:rPr>
          <w:rFonts w:ascii="Source Sans Pro" w:cs="Source Sans Pro" w:eastAsia="Source Sans Pro" w:hAnsi="Source Sans Pro"/>
          <w:i w:val="1"/>
          <w:highlight w:val="white"/>
          <w:rtl w:val="0"/>
        </w:rPr>
        <w:t xml:space="preserve">Behavioral ecology and sociobiology</w:t>
      </w:r>
      <w:r w:rsidDel="00000000" w:rsidR="00000000" w:rsidRPr="00000000">
        <w:rPr>
          <w:rFonts w:ascii="Source Sans Pro" w:cs="Source Sans Pro" w:eastAsia="Source Sans Pro" w:hAnsi="Source Sans Pro"/>
          <w:highlight w:val="white"/>
          <w:rtl w:val="0"/>
        </w:rPr>
        <w:t xml:space="preserve">, </w:t>
      </w:r>
      <w:r w:rsidDel="00000000" w:rsidR="00000000" w:rsidRPr="00000000">
        <w:rPr>
          <w:rFonts w:ascii="Source Sans Pro" w:cs="Source Sans Pro" w:eastAsia="Source Sans Pro" w:hAnsi="Source Sans Pro"/>
          <w:i w:val="1"/>
          <w:highlight w:val="white"/>
          <w:rtl w:val="0"/>
        </w:rPr>
        <w:t xml:space="preserve">3</w:t>
      </w:r>
      <w:r w:rsidDel="00000000" w:rsidR="00000000" w:rsidRPr="00000000">
        <w:rPr>
          <w:rFonts w:ascii="Source Sans Pro" w:cs="Source Sans Pro" w:eastAsia="Source Sans Pro" w:hAnsi="Source Sans Pro"/>
          <w:highlight w:val="white"/>
          <w:rtl w:val="0"/>
        </w:rPr>
        <w:t xml:space="preserve">, 69-94</w:t>
      </w:r>
    </w:p>
    <w:p w:rsidR="00000000" w:rsidDel="00000000" w:rsidP="00000000" w:rsidRDefault="00000000" w:rsidRPr="00000000" w14:paraId="000001AB">
      <w:pPr>
        <w:spacing w:after="240" w:before="240" w:line="480" w:lineRule="auto"/>
        <w:rPr>
          <w:rFonts w:ascii="Source Sans Pro" w:cs="Source Sans Pro" w:eastAsia="Source Sans Pro" w:hAnsi="Source Sans Pro"/>
          <w:highlight w:val="white"/>
        </w:rPr>
      </w:pPr>
      <w:r w:rsidDel="00000000" w:rsidR="00000000" w:rsidRPr="00000000">
        <w:rPr>
          <w:rFonts w:ascii="Source Sans Pro" w:cs="Source Sans Pro" w:eastAsia="Source Sans Pro" w:hAnsi="Source Sans Pro"/>
          <w:highlight w:val="white"/>
          <w:rtl w:val="0"/>
        </w:rPr>
        <w:t xml:space="preserve">Yip, D. A., Bayne, E. M., Sólymos, P., Campbell, J., &amp; Proppe, D. (2017). Sound attenuation in forest and roadside environments: Implications for avian point-count surveys. </w:t>
      </w:r>
      <w:r w:rsidDel="00000000" w:rsidR="00000000" w:rsidRPr="00000000">
        <w:rPr>
          <w:rFonts w:ascii="Source Sans Pro" w:cs="Source Sans Pro" w:eastAsia="Source Sans Pro" w:hAnsi="Source Sans Pro"/>
          <w:i w:val="1"/>
          <w:highlight w:val="white"/>
          <w:rtl w:val="0"/>
        </w:rPr>
        <w:t xml:space="preserve">The Condor</w:t>
      </w:r>
      <w:r w:rsidDel="00000000" w:rsidR="00000000" w:rsidRPr="00000000">
        <w:rPr>
          <w:rFonts w:ascii="Source Sans Pro" w:cs="Source Sans Pro" w:eastAsia="Source Sans Pro" w:hAnsi="Source Sans Pro"/>
          <w:highlight w:val="white"/>
          <w:rtl w:val="0"/>
        </w:rPr>
        <w:t xml:space="preserve">, </w:t>
      </w:r>
      <w:r w:rsidDel="00000000" w:rsidR="00000000" w:rsidRPr="00000000">
        <w:rPr>
          <w:rFonts w:ascii="Source Sans Pro" w:cs="Source Sans Pro" w:eastAsia="Source Sans Pro" w:hAnsi="Source Sans Pro"/>
          <w:i w:val="1"/>
          <w:highlight w:val="white"/>
          <w:rtl w:val="0"/>
        </w:rPr>
        <w:t xml:space="preserve">119</w:t>
      </w:r>
      <w:r w:rsidDel="00000000" w:rsidR="00000000" w:rsidRPr="00000000">
        <w:rPr>
          <w:rFonts w:ascii="Source Sans Pro" w:cs="Source Sans Pro" w:eastAsia="Source Sans Pro" w:hAnsi="Source Sans Pro"/>
          <w:highlight w:val="white"/>
          <w:rtl w:val="0"/>
        </w:rPr>
        <w:t xml:space="preserve">(1), 73-84. https://doi.org/10.1650/CONDOR-16-93.1</w:t>
      </w:r>
      <w:r w:rsidDel="00000000" w:rsidR="00000000" w:rsidRPr="00000000">
        <w:rPr>
          <w:rtl w:val="0"/>
        </w:rPr>
      </w:r>
    </w:p>
    <w:sectPr>
      <w:pgSz w:h="16834" w:w="11909" w:orient="portrait"/>
      <w:pgMar w:bottom="1440" w:top="1440" w:left="1440" w:right="1440" w:header="720" w:footer="720"/>
      <w:lnNumType w:countBy="1" w:start="0" w:restart="continuous"/>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Source Sans Pr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pPr>
      <w:spacing w:line="276" w:lineRule="auto"/>
    </w:pPr>
    <w:rPr>
      <w:rFonts w:ascii="Arial" w:cs="Arial" w:eastAsia="Arial" w:hAnsi="Arial"/>
      <w:sz w:val="22"/>
      <w:szCs w:val="22"/>
      <w:lang w:val="es"/>
    </w:rPr>
  </w:style>
  <w:style w:type="paragraph" w:styleId="Heading1">
    <w:name w:val="heading 1"/>
    <w:basedOn w:val="Normal"/>
    <w:next w:val="Normal"/>
    <w:qFormat w:val="1"/>
    <w:pPr>
      <w:keepNext w:val="1"/>
      <w:keepLines w:val="1"/>
      <w:spacing w:after="120" w:before="400"/>
      <w:outlineLvl w:val="0"/>
    </w:pPr>
    <w:rPr>
      <w:sz w:val="40"/>
      <w:szCs w:val="40"/>
    </w:rPr>
  </w:style>
  <w:style w:type="paragraph" w:styleId="Heading2">
    <w:name w:val="heading 2"/>
    <w:basedOn w:val="Normal"/>
    <w:next w:val="Normal"/>
    <w:qFormat w:val="1"/>
    <w:pPr>
      <w:keepNext w:val="1"/>
      <w:keepLines w:val="1"/>
      <w:spacing w:after="120" w:before="360"/>
      <w:outlineLvl w:val="1"/>
    </w:pPr>
    <w:rPr>
      <w:sz w:val="32"/>
      <w:szCs w:val="32"/>
    </w:rPr>
  </w:style>
  <w:style w:type="paragraph" w:styleId="Heading3">
    <w:name w:val="heading 3"/>
    <w:basedOn w:val="Normal"/>
    <w:next w:val="Normal"/>
    <w:qFormat w:val="1"/>
    <w:pPr>
      <w:keepNext w:val="1"/>
      <w:keepLines w:val="1"/>
      <w:spacing w:after="80" w:before="320"/>
      <w:outlineLvl w:val="2"/>
    </w:pPr>
    <w:rPr>
      <w:color w:val="434343"/>
      <w:sz w:val="28"/>
      <w:szCs w:val="28"/>
    </w:rPr>
  </w:style>
  <w:style w:type="paragraph" w:styleId="Heading4">
    <w:name w:val="heading 4"/>
    <w:basedOn w:val="Normal"/>
    <w:next w:val="Normal"/>
    <w:qFormat w:val="1"/>
    <w:pPr>
      <w:keepNext w:val="1"/>
      <w:keepLines w:val="1"/>
      <w:spacing w:after="80" w:before="280"/>
      <w:outlineLvl w:val="3"/>
    </w:pPr>
    <w:rPr>
      <w:color w:val="666666"/>
      <w:sz w:val="24"/>
      <w:szCs w:val="24"/>
    </w:rPr>
  </w:style>
  <w:style w:type="paragraph" w:styleId="Heading5">
    <w:name w:val="heading 5"/>
    <w:basedOn w:val="Normal"/>
    <w:next w:val="Normal"/>
    <w:qFormat w:val="1"/>
    <w:pPr>
      <w:keepNext w:val="1"/>
      <w:keepLines w:val="1"/>
      <w:spacing w:after="80" w:before="240"/>
      <w:outlineLvl w:val="4"/>
    </w:pPr>
    <w:rPr>
      <w:color w:val="666666"/>
    </w:rPr>
  </w:style>
  <w:style w:type="paragraph" w:styleId="Heading6">
    <w:name w:val="heading 6"/>
    <w:basedOn w:val="Normal"/>
    <w:next w:val="Normal"/>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qFormat w:val="1"/>
    <w:rPr>
      <w:color w:val="0000ff"/>
      <w:u w:val="single"/>
    </w:rPr>
  </w:style>
  <w:style w:type="paragraph" w:styleId="Subtitle">
    <w:name w:val="Subtitle"/>
    <w:basedOn w:val="Normal"/>
    <w:next w:val="Normal"/>
    <w:qFormat w:val="1"/>
    <w:pPr>
      <w:keepNext w:val="1"/>
      <w:keepLines w:val="1"/>
      <w:spacing w:after="320"/>
    </w:pPr>
    <w:rPr>
      <w:color w:val="666666"/>
      <w:sz w:val="30"/>
      <w:szCs w:val="30"/>
    </w:rPr>
  </w:style>
  <w:style w:type="paragraph" w:styleId="Title">
    <w:name w:val="Title"/>
    <w:basedOn w:val="Normal"/>
    <w:next w:val="Normal"/>
    <w:qFormat w:val="1"/>
    <w:pPr>
      <w:keepNext w:val="1"/>
      <w:keepLines w:val="1"/>
      <w:spacing w:after="60"/>
    </w:pPr>
    <w:rPr>
      <w:sz w:val="52"/>
      <w:szCs w:val="52"/>
    </w:rPr>
  </w:style>
  <w:style w:type="table" w:styleId="TableNormal1" w:customStyle="1">
    <w:name w:val="Table Normal1"/>
    <w:qFormat w:val="1"/>
    <w:tblPr>
      <w:tblCellMar>
        <w:top w:w="0.0" w:type="dxa"/>
        <w:left w:w="0.0" w:type="dxa"/>
        <w:bottom w:w="0.0" w:type="dxa"/>
        <w:right w:w="0.0" w:type="dxa"/>
      </w:tblCellMar>
    </w:tblPr>
  </w:style>
  <w:style w:type="table" w:styleId="Style10" w:customStyle="1">
    <w:name w:val="_Style 10"/>
    <w:basedOn w:val="TableNormal1"/>
    <w:qFormat w:val="1"/>
    <w:tblPr>
      <w:tblCellMar>
        <w:top w:w="100.0" w:type="dxa"/>
        <w:left w:w="100.0" w:type="dxa"/>
        <w:bottom w:w="100.0" w:type="dxa"/>
        <w:right w:w="100.0" w:type="dxa"/>
      </w:tblCellMar>
    </w:tblPr>
  </w:style>
  <w:style w:type="table" w:styleId="Style11" w:customStyle="1">
    <w:name w:val="_Style 11"/>
    <w:basedOn w:val="TableNormal1"/>
    <w:qFormat w:val="1"/>
    <w:tblPr>
      <w:tblCellMar>
        <w:top w:w="100.0" w:type="dxa"/>
        <w:left w:w="100.0" w:type="dxa"/>
        <w:bottom w:w="100.0" w:type="dxa"/>
        <w:right w:w="100.0" w:type="dxa"/>
      </w:tblCellMar>
    </w:tblPr>
  </w:style>
  <w:style w:type="table" w:styleId="Style12" w:customStyle="1">
    <w:name w:val="_Style 12"/>
    <w:basedOn w:val="TableNormal1"/>
    <w:qFormat w:val="1"/>
    <w:tblPr>
      <w:tblCellMar>
        <w:top w:w="100.0" w:type="dxa"/>
        <w:left w:w="100.0" w:type="dxa"/>
        <w:bottom w:w="100.0" w:type="dxa"/>
        <w:right w:w="100.0" w:type="dxa"/>
      </w:tblCellMar>
    </w:tblPr>
  </w:style>
  <w:style w:type="table" w:styleId="Style13" w:customStyle="1">
    <w:name w:val="_Style 13"/>
    <w:basedOn w:val="TableNormal1"/>
    <w:qFormat w:val="1"/>
    <w:tblPr>
      <w:tblCellMar>
        <w:top w:w="100.0" w:type="dxa"/>
        <w:left w:w="100.0" w:type="dxa"/>
        <w:bottom w:w="100.0" w:type="dxa"/>
        <w:right w:w="100.0" w:type="dxa"/>
      </w:tblCellMar>
    </w:tblPr>
  </w:style>
  <w:style w:type="table" w:styleId="Style14" w:customStyle="1">
    <w:name w:val="_Style 14"/>
    <w:basedOn w:val="TableNormal1"/>
    <w:qFormat w:val="1"/>
    <w:tblPr>
      <w:tblCellMar>
        <w:top w:w="100.0" w:type="dxa"/>
        <w:left w:w="100.0" w:type="dxa"/>
        <w:bottom w:w="100.0" w:type="dxa"/>
        <w:right w:w="100.0" w:type="dxa"/>
      </w:tblCellMar>
    </w:tblPr>
  </w:style>
  <w:style w:type="table" w:styleId="Style15" w:customStyle="1">
    <w:name w:val="_Style 15"/>
    <w:basedOn w:val="TableNormal1"/>
    <w:qFormat w:val="1"/>
    <w:tblPr>
      <w:tblCellMar>
        <w:top w:w="100.0" w:type="dxa"/>
        <w:left w:w="100.0" w:type="dxa"/>
        <w:bottom w:w="100.0" w:type="dxa"/>
        <w:right w:w="100.0" w:type="dxa"/>
      </w:tblCellMar>
    </w:tblPr>
  </w:style>
  <w:style w:type="table" w:styleId="Style16" w:customStyle="1">
    <w:name w:val="_Style 16"/>
    <w:basedOn w:val="TableNormal1"/>
    <w:qFormat w:val="1"/>
    <w:tblPr>
      <w:tblCellMar>
        <w:top w:w="100.0" w:type="dxa"/>
        <w:left w:w="100.0" w:type="dxa"/>
        <w:bottom w:w="100.0" w:type="dxa"/>
        <w:right w:w="100.0" w:type="dxa"/>
      </w:tblCellMar>
    </w:tblPr>
  </w:style>
  <w:style w:type="table" w:styleId="Style17" w:customStyle="1">
    <w:name w:val="_Style 17"/>
    <w:basedOn w:val="TableNormal1"/>
    <w:qFormat w:val="1"/>
    <w:tblPr>
      <w:tblCellMar>
        <w:top w:w="100.0" w:type="dxa"/>
        <w:left w:w="100.0" w:type="dxa"/>
        <w:bottom w:w="100.0" w:type="dxa"/>
        <w:right w:w="100.0" w:type="dxa"/>
      </w:tblCellMar>
    </w:tblPr>
  </w:style>
  <w:style w:type="table" w:styleId="Style18" w:customStyle="1">
    <w:name w:val="_Style 18"/>
    <w:basedOn w:val="TableNormal1"/>
    <w:qFormat w:val="1"/>
    <w:tblPr>
      <w:tblCellMar>
        <w:top w:w="100.0" w:type="dxa"/>
        <w:left w:w="100.0" w:type="dxa"/>
        <w:bottom w:w="100.0" w:type="dxa"/>
        <w:right w:w="100.0" w:type="dxa"/>
      </w:tblCellMar>
    </w:tblPr>
  </w:style>
  <w:style w:type="table" w:styleId="Style19" w:customStyle="1">
    <w:name w:val="_Style 19"/>
    <w:basedOn w:val="TableNormal1"/>
    <w:qFormat w:val="1"/>
    <w:tblPr>
      <w:tblCellMar>
        <w:top w:w="100.0" w:type="dxa"/>
        <w:left w:w="100.0" w:type="dxa"/>
        <w:bottom w:w="100.0" w:type="dxa"/>
        <w:right w:w="100.0" w:type="dxa"/>
      </w:tblCellMar>
    </w:tblPr>
  </w:style>
  <w:style w:type="table" w:styleId="Style20" w:customStyle="1">
    <w:name w:val="_Style 20"/>
    <w:basedOn w:val="TableNormal1"/>
    <w:qFormat w:val="1"/>
    <w:tblPr>
      <w:tblCellMar>
        <w:top w:w="100.0" w:type="dxa"/>
        <w:left w:w="100.0" w:type="dxa"/>
        <w:bottom w:w="100.0" w:type="dxa"/>
        <w:right w:w="100.0" w:type="dxa"/>
      </w:tblCellMar>
    </w:tblPr>
  </w:style>
  <w:style w:type="table" w:styleId="Style21" w:customStyle="1">
    <w:name w:val="_Style 21"/>
    <w:basedOn w:val="TableNormal1"/>
    <w:qFormat w:val="1"/>
    <w:tblPr>
      <w:tblCellMar>
        <w:top w:w="100.0" w:type="dxa"/>
        <w:left w:w="100.0" w:type="dxa"/>
        <w:bottom w:w="100.0" w:type="dxa"/>
        <w:right w:w="100.0" w:type="dxa"/>
      </w:tblCellMar>
    </w:tblPr>
  </w:style>
  <w:style w:type="table" w:styleId="Style22" w:customStyle="1">
    <w:name w:val="_Style 22"/>
    <w:basedOn w:val="TableNormal1"/>
    <w:qFormat w:val="1"/>
    <w:tblPr>
      <w:tblCellMar>
        <w:top w:w="100.0" w:type="dxa"/>
        <w:left w:w="100.0" w:type="dxa"/>
        <w:bottom w:w="100.0" w:type="dxa"/>
        <w:right w:w="100.0" w:type="dxa"/>
      </w:tblCellMar>
    </w:tblPr>
  </w:style>
  <w:style w:type="character" w:styleId="LineNumber">
    <w:name w:val="line number"/>
    <w:basedOn w:val="DefaultParagraphFont"/>
    <w:rsid w:val="007016FB"/>
  </w:style>
  <w:style w:type="paragraph" w:styleId="Revision">
    <w:name w:val="Revision"/>
    <w:hidden w:val="1"/>
    <w:uiPriority w:val="99"/>
    <w:unhideWhenUsed w:val="1"/>
    <w:rsid w:val="000B37CA"/>
    <w:rPr>
      <w:rFonts w:ascii="Arial" w:cs="Arial" w:eastAsia="Arial" w:hAnsi="Arial"/>
      <w:sz w:val="22"/>
      <w:szCs w:val="22"/>
      <w:lang w:val="es"/>
    </w:rPr>
  </w:style>
  <w:style w:type="character" w:styleId="CommentReference">
    <w:name w:val="annotation reference"/>
    <w:basedOn w:val="DefaultParagraphFont"/>
    <w:rsid w:val="00EE131C"/>
    <w:rPr>
      <w:sz w:val="16"/>
      <w:szCs w:val="16"/>
    </w:rPr>
  </w:style>
  <w:style w:type="paragraph" w:styleId="CommentText">
    <w:name w:val="annotation text"/>
    <w:basedOn w:val="Normal"/>
    <w:link w:val="CommentTextChar"/>
    <w:rsid w:val="00EE131C"/>
    <w:pPr>
      <w:spacing w:line="240" w:lineRule="auto"/>
    </w:pPr>
    <w:rPr>
      <w:sz w:val="20"/>
      <w:szCs w:val="20"/>
    </w:rPr>
  </w:style>
  <w:style w:type="character" w:styleId="CommentTextChar" w:customStyle="1">
    <w:name w:val="Comment Text Char"/>
    <w:basedOn w:val="DefaultParagraphFont"/>
    <w:link w:val="CommentText"/>
    <w:rsid w:val="00EE131C"/>
    <w:rPr>
      <w:rFonts w:ascii="Arial" w:cs="Arial" w:eastAsia="Arial" w:hAnsi="Arial"/>
      <w:lang w:val="es"/>
    </w:rPr>
  </w:style>
  <w:style w:type="paragraph" w:styleId="CommentSubject">
    <w:name w:val="annotation subject"/>
    <w:basedOn w:val="CommentText"/>
    <w:next w:val="CommentText"/>
    <w:link w:val="CommentSubjectChar"/>
    <w:rsid w:val="00EE131C"/>
    <w:rPr>
      <w:b w:val="1"/>
      <w:bCs w:val="1"/>
    </w:rPr>
  </w:style>
  <w:style w:type="character" w:styleId="CommentSubjectChar" w:customStyle="1">
    <w:name w:val="Comment Subject Char"/>
    <w:basedOn w:val="CommentTextChar"/>
    <w:link w:val="CommentSubject"/>
    <w:rsid w:val="00EE131C"/>
    <w:rPr>
      <w:rFonts w:ascii="Arial" w:cs="Arial" w:eastAsia="Arial" w:hAnsi="Arial"/>
      <w:b w:val="1"/>
      <w:bCs w:val="1"/>
      <w:lang w:val="es"/>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3.jpg"/><Relationship Id="rId13" Type="http://schemas.openxmlformats.org/officeDocument/2006/relationships/hyperlink" Target="https://doi.org/10.1046/J.1474-919X.2003.00130.X" TargetMode="External"/><Relationship Id="rId12" Type="http://schemas.openxmlformats.org/officeDocument/2006/relationships/hyperlink" Target="https://doi.org/10.3389/fevo.2021.72296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hyperlink" Target="https://doi.org/10.1121/1.2139072"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E0xtsDBUQaVxTgdATxMDyHL6mA==">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2024-07-02T12:50:00Z</dcterms:created>
  <dc:creator>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